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customXmlInsRangeStart w:id="0" w:author="嘉鑫 王" w:date="2026-09-14T20:08:00Z"/>
    <w:sdt>
      <w:sdtPr>
        <w:rPr>
          <w:lang w:val="zh-CN"/>
        </w:rPr>
        <w:id w:val="-128564954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customXmlInsRangeEnd w:id="0"/>
        <w:p w14:paraId="78E99665" w14:textId="741EB918" w:rsidR="003F6B58" w:rsidRDefault="003F6B58">
          <w:pPr>
            <w:pStyle w:val="TOC"/>
            <w:rPr>
              <w:ins w:id="1" w:author="嘉鑫 王" w:date="2026-09-14T20:08:00Z" w16du:dateUtc="2026-09-14T12:08:00Z"/>
              <w:rFonts w:hint="eastAsia"/>
            </w:rPr>
          </w:pPr>
          <w:ins w:id="2" w:author="嘉鑫 王" w:date="2026-09-14T20:08:00Z" w16du:dateUtc="2026-09-14T12:08:00Z">
            <w:r>
              <w:rPr>
                <w:lang w:val="zh-CN"/>
              </w:rPr>
              <w:t>目录</w:t>
            </w:r>
          </w:ins>
        </w:p>
        <w:p w14:paraId="4CABA0F7" w14:textId="69ECD82B" w:rsidR="008079F0" w:rsidRDefault="003F6B58">
          <w:pPr>
            <w:pStyle w:val="TOC1"/>
            <w:tabs>
              <w:tab w:val="right" w:leader="dot" w:pos="8296"/>
            </w:tabs>
            <w:rPr>
              <w:ins w:id="3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4" w:author="嘉鑫 王" w:date="2026-09-14T20:08:00Z" w16du:dateUtc="2026-09-14T12:08:00Z">
            <w:r>
              <w:fldChar w:fldCharType="begin"/>
            </w:r>
            <w:r>
              <w:instrText xml:space="preserve"> TOC \o "1-3" \h \z \u </w:instrText>
            </w:r>
            <w:r>
              <w:rPr>
                <w:rFonts w:hint="eastAsia"/>
              </w:rPr>
              <w:fldChar w:fldCharType="separate"/>
            </w:r>
          </w:ins>
          <w:ins w:id="5" w:author="嘉鑫 王" w:date="2026-09-14T20:13:00Z" w16du:dateUtc="2026-09-14T12:13:00Z">
            <w:r w:rsidR="008079F0" w:rsidRPr="0092472D">
              <w:rPr>
                <w:rStyle w:val="af9"/>
                <w:noProof/>
              </w:rPr>
              <w:fldChar w:fldCharType="begin"/>
            </w:r>
            <w:r w:rsidR="008079F0" w:rsidRPr="0092472D">
              <w:rPr>
                <w:rStyle w:val="af9"/>
                <w:noProof/>
              </w:rPr>
              <w:instrText xml:space="preserve"> </w:instrText>
            </w:r>
            <w:r w:rsidR="008079F0">
              <w:rPr>
                <w:rFonts w:hint="eastAsia"/>
                <w:noProof/>
              </w:rPr>
              <w:instrText>HYPERLINK \l "_Toc240309198"</w:instrText>
            </w:r>
            <w:r w:rsidR="008079F0" w:rsidRPr="0092472D">
              <w:rPr>
                <w:rStyle w:val="af9"/>
                <w:noProof/>
              </w:rPr>
              <w:instrText xml:space="preserve"> </w:instrText>
            </w:r>
            <w:r w:rsidR="008079F0" w:rsidRPr="0092472D">
              <w:rPr>
                <w:rStyle w:val="af9"/>
                <w:noProof/>
              </w:rPr>
            </w:r>
            <w:r w:rsidR="008079F0" w:rsidRPr="0092472D">
              <w:rPr>
                <w:rStyle w:val="af9"/>
                <w:noProof/>
              </w:rPr>
              <w:fldChar w:fldCharType="separate"/>
            </w:r>
            <w:r w:rsidR="008079F0" w:rsidRPr="0092472D">
              <w:rPr>
                <w:rStyle w:val="af9"/>
                <w:b/>
                <w:bCs/>
                <w:noProof/>
              </w:rPr>
              <w:t>1概述</w:t>
            </w:r>
            <w:r w:rsidR="008079F0">
              <w:rPr>
                <w:rFonts w:hint="eastAsia"/>
                <w:noProof/>
                <w:webHidden/>
              </w:rPr>
              <w:tab/>
            </w:r>
            <w:r w:rsidR="008079F0">
              <w:rPr>
                <w:rFonts w:hint="eastAsia"/>
                <w:noProof/>
                <w:webHidden/>
              </w:rPr>
              <w:fldChar w:fldCharType="begin"/>
            </w:r>
            <w:r w:rsidR="008079F0">
              <w:rPr>
                <w:rFonts w:hint="eastAsia"/>
                <w:noProof/>
                <w:webHidden/>
              </w:rPr>
              <w:instrText xml:space="preserve"> </w:instrText>
            </w:r>
            <w:r w:rsidR="008079F0">
              <w:rPr>
                <w:noProof/>
                <w:webHidden/>
              </w:rPr>
              <w:instrText>PAGEREF _Toc240309198 \h</w:instrText>
            </w:r>
            <w:r w:rsidR="008079F0">
              <w:rPr>
                <w:rFonts w:hint="eastAsia"/>
                <w:noProof/>
                <w:webHidden/>
              </w:rPr>
              <w:instrText xml:space="preserve"> </w:instrText>
            </w:r>
            <w:r w:rsidR="008079F0">
              <w:rPr>
                <w:rFonts w:hint="eastAsia"/>
                <w:noProof/>
                <w:webHidden/>
              </w:rPr>
            </w:r>
            <w:r w:rsidR="008079F0">
              <w:rPr>
                <w:rFonts w:hint="eastAsia"/>
                <w:noProof/>
                <w:webHidden/>
              </w:rPr>
              <w:fldChar w:fldCharType="separate"/>
            </w:r>
            <w:r w:rsidR="008079F0">
              <w:rPr>
                <w:rFonts w:hint="eastAsia"/>
                <w:noProof/>
                <w:webHidden/>
              </w:rPr>
              <w:t>1</w:t>
            </w:r>
            <w:r w:rsidR="008079F0">
              <w:rPr>
                <w:rFonts w:hint="eastAsia"/>
                <w:noProof/>
                <w:webHidden/>
              </w:rPr>
              <w:fldChar w:fldCharType="end"/>
            </w:r>
            <w:r w:rsidR="008079F0" w:rsidRPr="0092472D">
              <w:rPr>
                <w:rStyle w:val="af9"/>
                <w:noProof/>
              </w:rPr>
              <w:fldChar w:fldCharType="end"/>
            </w:r>
          </w:ins>
        </w:p>
        <w:p w14:paraId="6F4AF061" w14:textId="7E7C42D8" w:rsidR="008079F0" w:rsidRDefault="008079F0">
          <w:pPr>
            <w:pStyle w:val="TOC1"/>
            <w:tabs>
              <w:tab w:val="right" w:leader="dot" w:pos="8296"/>
            </w:tabs>
            <w:rPr>
              <w:ins w:id="6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7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"_Toc240309199"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2调研软件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28F4B279" w14:textId="7FBA5D6B" w:rsidR="008079F0" w:rsidRDefault="008079F0">
          <w:pPr>
            <w:pStyle w:val="TOC2"/>
            <w:tabs>
              <w:tab w:val="right" w:leader="dot" w:pos="8296"/>
            </w:tabs>
            <w:rPr>
              <w:ins w:id="8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9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"_Toc240309200"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2.1吾记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4E6FA1E6" w14:textId="07A8DA8F" w:rsidR="008079F0" w:rsidRDefault="008079F0">
          <w:pPr>
            <w:pStyle w:val="TOC3"/>
            <w:tabs>
              <w:tab w:val="right" w:leader="dot" w:pos="8296"/>
            </w:tabs>
            <w:rPr>
              <w:ins w:id="10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11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"_Toc240309201"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2.1.1产品定位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2BA2DB82" w14:textId="593EF628" w:rsidR="008079F0" w:rsidRDefault="008079F0">
          <w:pPr>
            <w:pStyle w:val="TOC3"/>
            <w:tabs>
              <w:tab w:val="right" w:leader="dot" w:pos="8296"/>
            </w:tabs>
            <w:rPr>
              <w:ins w:id="12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13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"_Toc240309202"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2.1.2核心功能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21CBD3BC" w14:textId="582FC83B" w:rsidR="008079F0" w:rsidRDefault="008079F0">
          <w:pPr>
            <w:pStyle w:val="TOC3"/>
            <w:tabs>
              <w:tab w:val="right" w:leader="dot" w:pos="8296"/>
            </w:tabs>
            <w:rPr>
              <w:ins w:id="14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15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"_Toc240309203"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2.1.3交互流程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23868E0B" w14:textId="67229BD3" w:rsidR="008079F0" w:rsidRDefault="008079F0">
          <w:pPr>
            <w:pStyle w:val="TOC2"/>
            <w:tabs>
              <w:tab w:val="right" w:leader="dot" w:pos="8296"/>
            </w:tabs>
            <w:rPr>
              <w:ins w:id="16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17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"_Toc240309204"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2.2EMMO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7C03FF0E" w14:textId="4058B6F2" w:rsidR="008079F0" w:rsidRDefault="008079F0">
          <w:pPr>
            <w:pStyle w:val="TOC3"/>
            <w:tabs>
              <w:tab w:val="right" w:leader="dot" w:pos="8296"/>
            </w:tabs>
            <w:rPr>
              <w:ins w:id="18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19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"_Toc240309205"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2.2.1产品定位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405CABBB" w14:textId="12EFBCD3" w:rsidR="008079F0" w:rsidRDefault="008079F0">
          <w:pPr>
            <w:pStyle w:val="TOC3"/>
            <w:tabs>
              <w:tab w:val="right" w:leader="dot" w:pos="8296"/>
            </w:tabs>
            <w:rPr>
              <w:ins w:id="20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21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"_Toc240309206"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2.2.2核心功能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3E34F149" w14:textId="3024553A" w:rsidR="008079F0" w:rsidRDefault="008079F0">
          <w:pPr>
            <w:pStyle w:val="TOC3"/>
            <w:tabs>
              <w:tab w:val="right" w:leader="dot" w:pos="8296"/>
            </w:tabs>
            <w:rPr>
              <w:ins w:id="22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23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"_Toc240309207"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2.2.3交互流程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10195AE2" w14:textId="2EDD9A48" w:rsidR="008079F0" w:rsidRDefault="008079F0">
          <w:pPr>
            <w:pStyle w:val="TOC2"/>
            <w:tabs>
              <w:tab w:val="right" w:leader="dot" w:pos="8296"/>
            </w:tabs>
            <w:rPr>
              <w:ins w:id="24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25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"_Toc240309208"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2.3iCity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37C05004" w14:textId="426EA084" w:rsidR="008079F0" w:rsidRDefault="008079F0">
          <w:pPr>
            <w:pStyle w:val="TOC3"/>
            <w:tabs>
              <w:tab w:val="right" w:leader="dot" w:pos="8296"/>
            </w:tabs>
            <w:rPr>
              <w:ins w:id="26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27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"_Toc240309209"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2.3.1产品定位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67CA80F8" w14:textId="0115AF5F" w:rsidR="008079F0" w:rsidRDefault="008079F0">
          <w:pPr>
            <w:pStyle w:val="TOC3"/>
            <w:tabs>
              <w:tab w:val="right" w:leader="dot" w:pos="8296"/>
            </w:tabs>
            <w:rPr>
              <w:ins w:id="28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29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"_Toc240309210"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2.3.2核心功能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5EC289ED" w14:textId="62EDDBB7" w:rsidR="008079F0" w:rsidRDefault="008079F0">
          <w:pPr>
            <w:pStyle w:val="TOC3"/>
            <w:tabs>
              <w:tab w:val="right" w:leader="dot" w:pos="8296"/>
            </w:tabs>
            <w:rPr>
              <w:ins w:id="30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31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"_Toc240309211"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2.3.3交互流程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68322F26" w14:textId="242BE74F" w:rsidR="008079F0" w:rsidRDefault="008079F0">
          <w:pPr>
            <w:pStyle w:val="TOC1"/>
            <w:tabs>
              <w:tab w:val="right" w:leader="dot" w:pos="8296"/>
            </w:tabs>
            <w:rPr>
              <w:ins w:id="32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33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"_Toc240309212"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3 分析对比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6847ADC7" w14:textId="454E398A" w:rsidR="008079F0" w:rsidRDefault="008079F0">
          <w:pPr>
            <w:pStyle w:val="TOC1"/>
            <w:tabs>
              <w:tab w:val="right" w:leader="dot" w:pos="8296"/>
            </w:tabs>
            <w:rPr>
              <w:ins w:id="34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35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"_Toc240309213"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4 未来方向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20E2977E" w14:textId="215D1478" w:rsidR="008079F0" w:rsidRDefault="008079F0">
          <w:pPr>
            <w:pStyle w:val="TOC2"/>
            <w:tabs>
              <w:tab w:val="right" w:leader="dot" w:pos="8296"/>
            </w:tabs>
            <w:rPr>
              <w:ins w:id="36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37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"_Toc240309214"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4.1 新建入口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2FDA7B57" w14:textId="5A7A9A87" w:rsidR="008079F0" w:rsidRDefault="008079F0">
          <w:pPr>
            <w:pStyle w:val="TOC2"/>
            <w:tabs>
              <w:tab w:val="right" w:leader="dot" w:pos="8296"/>
            </w:tabs>
            <w:rPr>
              <w:ins w:id="38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39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"_Toc240309215"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4.2 记录起点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6BBA85C7" w14:textId="53E0751C" w:rsidR="008079F0" w:rsidRDefault="008079F0">
          <w:pPr>
            <w:pStyle w:val="TOC2"/>
            <w:tabs>
              <w:tab w:val="right" w:leader="dot" w:pos="8296"/>
            </w:tabs>
            <w:rPr>
              <w:ins w:id="40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41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"_Toc240309216"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4.3 支持内容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6DAB26F1" w14:textId="536FEB99" w:rsidR="008079F0" w:rsidRDefault="008079F0">
          <w:pPr>
            <w:pStyle w:val="TOC2"/>
            <w:tabs>
              <w:tab w:val="right" w:leader="dot" w:pos="8296"/>
            </w:tabs>
            <w:rPr>
              <w:ins w:id="42" w:author="嘉鑫 王" w:date="2026-09-14T20:13:00Z" w16du:dateUtc="2026-09-14T12:13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ins w:id="43" w:author="嘉鑫 王" w:date="2026-09-14T20:13:00Z" w16du:dateUtc="2026-09-14T12:13:00Z">
            <w:r w:rsidRPr="0092472D">
              <w:rPr>
                <w:rStyle w:val="af9"/>
                <w:noProof/>
              </w:rPr>
              <w:fldChar w:fldCharType="begin"/>
            </w:r>
            <w:r w:rsidRPr="0092472D">
              <w:rPr>
                <w:rStyle w:val="af9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  <w:instrText>HYPERLINK \l "_Toc240309217"</w:instrText>
            </w:r>
            <w:r w:rsidRPr="0092472D">
              <w:rPr>
                <w:rStyle w:val="af9"/>
                <w:noProof/>
              </w:rPr>
              <w:instrText xml:space="preserve"> </w:instrText>
            </w:r>
            <w:r w:rsidRPr="0092472D">
              <w:rPr>
                <w:rStyle w:val="af9"/>
                <w:noProof/>
              </w:rPr>
            </w:r>
            <w:r w:rsidRPr="0092472D">
              <w:rPr>
                <w:rStyle w:val="af9"/>
                <w:noProof/>
              </w:rPr>
              <w:fldChar w:fldCharType="separate"/>
            </w:r>
            <w:r w:rsidRPr="0092472D">
              <w:rPr>
                <w:rStyle w:val="af9"/>
                <w:b/>
                <w:bCs/>
                <w:noProof/>
              </w:rPr>
              <w:t>4.4 详情展示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_Toc240309217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  <w:r w:rsidRPr="0092472D">
              <w:rPr>
                <w:rStyle w:val="af9"/>
                <w:noProof/>
              </w:rPr>
              <w:fldChar w:fldCharType="end"/>
            </w:r>
          </w:ins>
        </w:p>
        <w:p w14:paraId="5A35B8CB" w14:textId="5A01CAEF" w:rsidR="003F6B58" w:rsidDel="003F6B58" w:rsidRDefault="003F6B58">
          <w:pPr>
            <w:pStyle w:val="TOC1"/>
            <w:tabs>
              <w:tab w:val="right" w:leader="dot" w:pos="8296"/>
            </w:tabs>
            <w:rPr>
              <w:del w:id="44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45" w:author="嘉鑫 王" w:date="2026-09-14T20:09:00Z" w16du:dateUtc="2026-09-14T12:09:00Z">
            <w:r w:rsidRPr="005A57B9" w:rsidDel="003F6B58">
              <w:rPr>
                <w:rStyle w:val="af9"/>
                <w:b/>
                <w:bCs/>
                <w:noProof/>
              </w:rPr>
              <w:delText>1</w:delText>
            </w:r>
            <w:r w:rsidRPr="003F6B58" w:rsidDel="003F6B58">
              <w:rPr>
                <w:rStyle w:val="af9"/>
                <w:b/>
                <w:bCs/>
                <w:noProof/>
              </w:rPr>
              <w:delText>概述</w:delText>
            </w:r>
            <w:r w:rsidDel="003F6B58">
              <w:rPr>
                <w:rFonts w:hint="eastAsia"/>
                <w:noProof/>
                <w:webHidden/>
              </w:rPr>
              <w:tab/>
              <w:delText>1</w:delText>
            </w:r>
          </w:del>
        </w:p>
        <w:p w14:paraId="59FF3017" w14:textId="3CD24B33" w:rsidR="003F6B58" w:rsidDel="003F6B58" w:rsidRDefault="003F6B58">
          <w:pPr>
            <w:pStyle w:val="TOC1"/>
            <w:tabs>
              <w:tab w:val="right" w:leader="dot" w:pos="8296"/>
            </w:tabs>
            <w:rPr>
              <w:del w:id="46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47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2调研软件</w:delText>
            </w:r>
            <w:r w:rsidDel="003F6B58">
              <w:rPr>
                <w:rFonts w:hint="eastAsia"/>
                <w:noProof/>
                <w:webHidden/>
              </w:rPr>
              <w:tab/>
              <w:delText>1</w:delText>
            </w:r>
          </w:del>
        </w:p>
        <w:p w14:paraId="2DE4D539" w14:textId="3B4B44FE" w:rsidR="003F6B58" w:rsidDel="003F6B58" w:rsidRDefault="003F6B58">
          <w:pPr>
            <w:pStyle w:val="TOC2"/>
            <w:tabs>
              <w:tab w:val="right" w:leader="dot" w:pos="8296"/>
            </w:tabs>
            <w:rPr>
              <w:del w:id="48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49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2.1吾记</w:delText>
            </w:r>
            <w:r w:rsidDel="003F6B58">
              <w:rPr>
                <w:rFonts w:hint="eastAsia"/>
                <w:noProof/>
                <w:webHidden/>
              </w:rPr>
              <w:tab/>
              <w:delText>1</w:delText>
            </w:r>
          </w:del>
        </w:p>
        <w:p w14:paraId="3ED4B0A4" w14:textId="31D5BCF2" w:rsidR="003F6B58" w:rsidDel="003F6B58" w:rsidRDefault="003F6B58">
          <w:pPr>
            <w:pStyle w:val="TOC3"/>
            <w:tabs>
              <w:tab w:val="right" w:leader="dot" w:pos="8296"/>
            </w:tabs>
            <w:rPr>
              <w:del w:id="50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51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2.2.1产品定位</w:delText>
            </w:r>
            <w:r w:rsidDel="003F6B58">
              <w:rPr>
                <w:rFonts w:hint="eastAsia"/>
                <w:noProof/>
                <w:webHidden/>
              </w:rPr>
              <w:tab/>
              <w:delText>1</w:delText>
            </w:r>
          </w:del>
        </w:p>
        <w:p w14:paraId="0089619E" w14:textId="5EF8C9BE" w:rsidR="003F6B58" w:rsidDel="003F6B58" w:rsidRDefault="003F6B58">
          <w:pPr>
            <w:pStyle w:val="TOC3"/>
            <w:tabs>
              <w:tab w:val="right" w:leader="dot" w:pos="8296"/>
            </w:tabs>
            <w:rPr>
              <w:del w:id="52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53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2.2.2核心功能</w:delText>
            </w:r>
            <w:r w:rsidDel="003F6B58">
              <w:rPr>
                <w:rFonts w:hint="eastAsia"/>
                <w:noProof/>
                <w:webHidden/>
              </w:rPr>
              <w:tab/>
              <w:delText>1</w:delText>
            </w:r>
          </w:del>
        </w:p>
        <w:p w14:paraId="31729C4D" w14:textId="2A6DCB87" w:rsidR="003F6B58" w:rsidDel="003F6B58" w:rsidRDefault="003F6B58">
          <w:pPr>
            <w:pStyle w:val="TOC3"/>
            <w:tabs>
              <w:tab w:val="right" w:leader="dot" w:pos="8296"/>
            </w:tabs>
            <w:rPr>
              <w:del w:id="54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55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2.2.3交互流程</w:delText>
            </w:r>
            <w:r w:rsidDel="003F6B58">
              <w:rPr>
                <w:rFonts w:hint="eastAsia"/>
                <w:noProof/>
                <w:webHidden/>
              </w:rPr>
              <w:tab/>
              <w:delText>2</w:delText>
            </w:r>
          </w:del>
        </w:p>
        <w:p w14:paraId="14E30EC4" w14:textId="2DAC804B" w:rsidR="003F6B58" w:rsidDel="003F6B58" w:rsidRDefault="003F6B58">
          <w:pPr>
            <w:pStyle w:val="TOC2"/>
            <w:tabs>
              <w:tab w:val="right" w:leader="dot" w:pos="8296"/>
            </w:tabs>
            <w:rPr>
              <w:del w:id="56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57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2.2EMMO</w:delText>
            </w:r>
            <w:r w:rsidDel="003F6B58">
              <w:rPr>
                <w:rFonts w:hint="eastAsia"/>
                <w:noProof/>
                <w:webHidden/>
              </w:rPr>
              <w:tab/>
              <w:delText>3</w:delText>
            </w:r>
          </w:del>
        </w:p>
        <w:p w14:paraId="65BA3D8B" w14:textId="63B7A3A6" w:rsidR="003F6B58" w:rsidDel="003F6B58" w:rsidRDefault="003F6B58">
          <w:pPr>
            <w:pStyle w:val="TOC3"/>
            <w:tabs>
              <w:tab w:val="right" w:leader="dot" w:pos="8296"/>
            </w:tabs>
            <w:rPr>
              <w:del w:id="58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59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2.2.1产品定位</w:delText>
            </w:r>
            <w:r w:rsidDel="003F6B58">
              <w:rPr>
                <w:rFonts w:hint="eastAsia"/>
                <w:noProof/>
                <w:webHidden/>
              </w:rPr>
              <w:tab/>
              <w:delText>3</w:delText>
            </w:r>
          </w:del>
        </w:p>
        <w:p w14:paraId="34D7F8DE" w14:textId="064C1CDA" w:rsidR="003F6B58" w:rsidDel="003F6B58" w:rsidRDefault="003F6B58">
          <w:pPr>
            <w:pStyle w:val="TOC3"/>
            <w:tabs>
              <w:tab w:val="right" w:leader="dot" w:pos="8296"/>
            </w:tabs>
            <w:rPr>
              <w:del w:id="60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61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2.2.2核心功能</w:delText>
            </w:r>
            <w:r w:rsidDel="003F6B58">
              <w:rPr>
                <w:rFonts w:hint="eastAsia"/>
                <w:noProof/>
                <w:webHidden/>
              </w:rPr>
              <w:tab/>
              <w:delText>4</w:delText>
            </w:r>
          </w:del>
        </w:p>
        <w:p w14:paraId="5C732614" w14:textId="5B76CCC1" w:rsidR="003F6B58" w:rsidDel="003F6B58" w:rsidRDefault="003F6B58">
          <w:pPr>
            <w:pStyle w:val="TOC3"/>
            <w:tabs>
              <w:tab w:val="right" w:leader="dot" w:pos="8296"/>
            </w:tabs>
            <w:rPr>
              <w:del w:id="62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63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2.2.3交互流程</w:delText>
            </w:r>
            <w:r w:rsidDel="003F6B58">
              <w:rPr>
                <w:rFonts w:hint="eastAsia"/>
                <w:noProof/>
                <w:webHidden/>
              </w:rPr>
              <w:tab/>
              <w:delText>4</w:delText>
            </w:r>
          </w:del>
        </w:p>
        <w:p w14:paraId="4888A767" w14:textId="2EA7E0EF" w:rsidR="003F6B58" w:rsidDel="003F6B58" w:rsidRDefault="003F6B58">
          <w:pPr>
            <w:pStyle w:val="TOC2"/>
            <w:tabs>
              <w:tab w:val="right" w:leader="dot" w:pos="8296"/>
            </w:tabs>
            <w:rPr>
              <w:del w:id="64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65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2.3iCity</w:delText>
            </w:r>
            <w:r w:rsidDel="003F6B58">
              <w:rPr>
                <w:rFonts w:hint="eastAsia"/>
                <w:noProof/>
                <w:webHidden/>
              </w:rPr>
              <w:tab/>
              <w:delText>7</w:delText>
            </w:r>
          </w:del>
        </w:p>
        <w:p w14:paraId="3D8B07F7" w14:textId="0A5403BA" w:rsidR="003F6B58" w:rsidDel="003F6B58" w:rsidRDefault="003F6B58">
          <w:pPr>
            <w:pStyle w:val="TOC3"/>
            <w:tabs>
              <w:tab w:val="right" w:leader="dot" w:pos="8296"/>
            </w:tabs>
            <w:rPr>
              <w:del w:id="66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67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2.3.1产品定位</w:delText>
            </w:r>
            <w:r w:rsidDel="003F6B58">
              <w:rPr>
                <w:rFonts w:hint="eastAsia"/>
                <w:noProof/>
                <w:webHidden/>
              </w:rPr>
              <w:tab/>
              <w:delText>7</w:delText>
            </w:r>
          </w:del>
        </w:p>
        <w:p w14:paraId="19BD57A3" w14:textId="0EA7E0F3" w:rsidR="003F6B58" w:rsidDel="003F6B58" w:rsidRDefault="003F6B58">
          <w:pPr>
            <w:pStyle w:val="TOC3"/>
            <w:tabs>
              <w:tab w:val="right" w:leader="dot" w:pos="8296"/>
            </w:tabs>
            <w:rPr>
              <w:del w:id="68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69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2.3.2核心功能</w:delText>
            </w:r>
            <w:r w:rsidDel="003F6B58">
              <w:rPr>
                <w:rFonts w:hint="eastAsia"/>
                <w:noProof/>
                <w:webHidden/>
              </w:rPr>
              <w:tab/>
              <w:delText>7</w:delText>
            </w:r>
          </w:del>
        </w:p>
        <w:p w14:paraId="0FD7D7F1" w14:textId="29FBFCC7" w:rsidR="003F6B58" w:rsidDel="003F6B58" w:rsidRDefault="003F6B58">
          <w:pPr>
            <w:pStyle w:val="TOC3"/>
            <w:tabs>
              <w:tab w:val="right" w:leader="dot" w:pos="8296"/>
            </w:tabs>
            <w:rPr>
              <w:del w:id="70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71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2.3.3交互流程</w:delText>
            </w:r>
            <w:r w:rsidDel="003F6B58">
              <w:rPr>
                <w:rFonts w:hint="eastAsia"/>
                <w:noProof/>
                <w:webHidden/>
              </w:rPr>
              <w:tab/>
              <w:delText>7</w:delText>
            </w:r>
          </w:del>
        </w:p>
        <w:p w14:paraId="6683F637" w14:textId="1C68748D" w:rsidR="003F6B58" w:rsidDel="003F6B58" w:rsidRDefault="003F6B58">
          <w:pPr>
            <w:pStyle w:val="TOC1"/>
            <w:tabs>
              <w:tab w:val="right" w:leader="dot" w:pos="8296"/>
            </w:tabs>
            <w:rPr>
              <w:del w:id="72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73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3 分析对比</w:delText>
            </w:r>
            <w:r w:rsidDel="003F6B58">
              <w:rPr>
                <w:rFonts w:hint="eastAsia"/>
                <w:noProof/>
                <w:webHidden/>
              </w:rPr>
              <w:tab/>
              <w:delText>9</w:delText>
            </w:r>
          </w:del>
        </w:p>
        <w:p w14:paraId="6F8988A0" w14:textId="3AFF13F3" w:rsidR="003F6B58" w:rsidDel="003F6B58" w:rsidRDefault="003F6B58">
          <w:pPr>
            <w:pStyle w:val="TOC1"/>
            <w:tabs>
              <w:tab w:val="right" w:leader="dot" w:pos="8296"/>
            </w:tabs>
            <w:rPr>
              <w:del w:id="74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75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4未来方向</w:delText>
            </w:r>
            <w:r w:rsidDel="003F6B58">
              <w:rPr>
                <w:rFonts w:hint="eastAsia"/>
                <w:noProof/>
                <w:webHidden/>
              </w:rPr>
              <w:tab/>
              <w:delText>10</w:delText>
            </w:r>
          </w:del>
        </w:p>
        <w:p w14:paraId="0A4B4A81" w14:textId="2042369E" w:rsidR="003F6B58" w:rsidDel="003F6B58" w:rsidRDefault="003F6B58">
          <w:pPr>
            <w:pStyle w:val="TOC2"/>
            <w:tabs>
              <w:tab w:val="right" w:leader="dot" w:pos="8296"/>
            </w:tabs>
            <w:rPr>
              <w:del w:id="76" w:author="嘉鑫 王" w:date="2026-09-14T20:09:00Z" w16du:dateUtc="2026-09-14T12:09:00Z"/>
              <w:rFonts w:cstheme="minorBidi" w:hint="eastAsia"/>
              <w:noProof/>
              <w:kern w:val="2"/>
              <w:szCs w:val="24"/>
              <w14:ligatures w14:val="standardContextual"/>
            </w:rPr>
          </w:pPr>
          <w:del w:id="77" w:author="嘉鑫 王" w:date="2026-09-14T20:09:00Z" w16du:dateUtc="2026-09-14T12:09:00Z">
            <w:r w:rsidRPr="003F6B58" w:rsidDel="003F6B58">
              <w:rPr>
                <w:rStyle w:val="af9"/>
                <w:b/>
                <w:bCs/>
                <w:noProof/>
              </w:rPr>
              <w:delText>4.1 新建入口</w:delText>
            </w:r>
            <w:r w:rsidRPr="003F6B58" w:rsidDel="003F6B58">
              <w:rPr>
                <w:rStyle w:val="af9"/>
                <w:noProof/>
              </w:rPr>
              <w:delText xml:space="preserve"> 新建入口应保持简洁、清晰，降低用户寻找功能的成本。可参考吾记在页面右下角设置固定“新建”按钮的方式，使用户进入产品后能够快速识别记录入口。同时，也可以结合首页内容区设置轻量化记录入口，方便用户在有记录想法时直接开始书写，提升日记创建效率。</w:delText>
            </w:r>
            <w:r w:rsidDel="003F6B58">
              <w:rPr>
                <w:rFonts w:hint="eastAsia"/>
                <w:noProof/>
                <w:webHidden/>
              </w:rPr>
              <w:tab/>
              <w:delText>10</w:delText>
            </w:r>
          </w:del>
        </w:p>
        <w:p w14:paraId="343BA0E5" w14:textId="3FBA9624" w:rsidR="003F6B58" w:rsidRDefault="003F6B58">
          <w:pPr>
            <w:rPr>
              <w:ins w:id="78" w:author="嘉鑫 王" w:date="2026-09-14T20:08:00Z" w16du:dateUtc="2026-09-14T12:08:00Z"/>
              <w:rFonts w:hint="eastAsia"/>
            </w:rPr>
          </w:pPr>
          <w:ins w:id="79" w:author="嘉鑫 王" w:date="2026-09-14T20:08:00Z" w16du:dateUtc="2026-09-14T12:08:00Z">
            <w:r>
              <w:rPr>
                <w:b/>
                <w:bCs/>
                <w:lang w:val="zh-CN"/>
              </w:rPr>
              <w:fldChar w:fldCharType="end"/>
            </w:r>
          </w:ins>
        </w:p>
        <w:customXmlInsRangeStart w:id="80" w:author="嘉鑫 王" w:date="2026-09-14T20:08:00Z"/>
      </w:sdtContent>
    </w:sdt>
    <w:customXmlInsRangeEnd w:id="80"/>
    <w:p w14:paraId="7514DF14" w14:textId="755745F0" w:rsidR="00CA5399" w:rsidRPr="00CF39A6" w:rsidRDefault="00BE03D4" w:rsidP="00CF39A6">
      <w:pPr>
        <w:outlineLvl w:val="0"/>
        <w:rPr>
          <w:ins w:id="81" w:author="嘉鑫 王" w:date="2026-09-14T19:35:00Z" w16du:dateUtc="2026-09-14T11:35:00Z"/>
          <w:b/>
          <w:bCs/>
          <w:rPrChange w:id="82" w:author="嘉鑫 王" w:date="2026-09-14T20:03:00Z" w16du:dateUtc="2026-09-14T12:03:00Z">
            <w:rPr>
              <w:ins w:id="83" w:author="嘉鑫 王" w:date="2026-09-14T19:35:00Z" w16du:dateUtc="2026-09-14T11:35:00Z"/>
            </w:rPr>
          </w:rPrChange>
        </w:rPr>
        <w:pPrChange w:id="84" w:author="嘉鑫 王" w:date="2026-09-14T20:04:00Z" w16du:dateUtc="2026-09-14T12:04:00Z">
          <w:pPr/>
        </w:pPrChange>
      </w:pPr>
      <w:bookmarkStart w:id="85" w:name="_Toc240309198"/>
      <w:r w:rsidRPr="00CF39A6">
        <w:rPr>
          <w:rFonts w:hint="eastAsia"/>
          <w:b/>
          <w:bCs/>
          <w:rPrChange w:id="86" w:author="嘉鑫 王" w:date="2026-09-14T20:03:00Z" w16du:dateUtc="2026-09-14T12:03:00Z">
            <w:rPr>
              <w:rFonts w:hint="eastAsia"/>
            </w:rPr>
          </w:rPrChange>
        </w:rPr>
        <w:t>1概述</w:t>
      </w:r>
      <w:bookmarkEnd w:id="85"/>
    </w:p>
    <w:p w14:paraId="56507E18" w14:textId="77777777" w:rsidR="00983785" w:rsidRPr="00983785" w:rsidRDefault="00983785" w:rsidP="00983785">
      <w:pPr>
        <w:rPr>
          <w:ins w:id="87" w:author="嘉鑫 王" w:date="2026-09-14T19:35:00Z"/>
        </w:rPr>
      </w:pPr>
      <w:ins w:id="88" w:author="嘉鑫 王" w:date="2026-09-14T19:35:00Z">
        <w:r w:rsidRPr="00983785">
          <w:t>本次调研围绕“新建日记功能”展开，选取吾记、EMMO、iCity 三款日记类产品作为分析对象。三款产品均以生活记录和个人表达为核心，但在产品定位、功能侧重和交互方式上存在明显差异。</w:t>
        </w:r>
      </w:ins>
    </w:p>
    <w:p w14:paraId="69024777" w14:textId="77777777" w:rsidR="00983785" w:rsidRPr="00983785" w:rsidRDefault="00983785" w:rsidP="00983785">
      <w:pPr>
        <w:rPr>
          <w:ins w:id="89" w:author="嘉鑫 王" w:date="2026-09-14T19:35:00Z"/>
        </w:rPr>
      </w:pPr>
      <w:ins w:id="90" w:author="嘉鑫 王" w:date="2026-09-14T19:35:00Z">
        <w:r w:rsidRPr="00983785">
          <w:t>吾记更偏向传统私密日记工具，强调文字记录、多媒体补充、分类管理和长期归档；EMMO更偏向情绪日记，通过心情图案、表情、贴纸等方式降低用户记录门槛，强化情绪表达；iCity则将日记与个人主页、社交互动和权限管理结合，强调“记录生活”与“分享表达”的结合。</w:t>
        </w:r>
      </w:ins>
    </w:p>
    <w:p w14:paraId="58A0C6C9" w14:textId="2BEECAB6" w:rsidR="00983785" w:rsidRPr="00983785" w:rsidRDefault="00983785">
      <w:pPr>
        <w:rPr>
          <w:rFonts w:hint="eastAsia"/>
        </w:rPr>
      </w:pPr>
      <w:ins w:id="91" w:author="嘉鑫 王" w:date="2026-09-14T19:35:00Z">
        <w:r w:rsidRPr="00983785">
          <w:t>通过对三款产品的新建日记路径、编辑能力、内容展示方式和后续管理方式进行分</w:t>
        </w:r>
        <w:r w:rsidRPr="00983785">
          <w:lastRenderedPageBreak/>
          <w:t>析，可以为后续设计日记记录功能提供参考，包括如何降低记录门槛、如何丰富记录内容、如何提升日记的回顾价值，以及如何兼顾私密性和分享性。</w:t>
        </w:r>
      </w:ins>
    </w:p>
    <w:p w14:paraId="4C0ADED7" w14:textId="732071C3" w:rsidR="00BE03D4" w:rsidRPr="00CF39A6" w:rsidRDefault="00BE03D4" w:rsidP="00CF39A6">
      <w:pPr>
        <w:outlineLvl w:val="0"/>
        <w:rPr>
          <w:ins w:id="92" w:author="嘉鑫 王" w:date="2026-09-14T19:36:00Z" w16du:dateUtc="2026-09-14T11:36:00Z"/>
          <w:b/>
          <w:bCs/>
          <w:rPrChange w:id="93" w:author="嘉鑫 王" w:date="2026-09-14T20:03:00Z" w16du:dateUtc="2026-09-14T12:03:00Z">
            <w:rPr>
              <w:ins w:id="94" w:author="嘉鑫 王" w:date="2026-09-14T19:36:00Z" w16du:dateUtc="2026-09-14T11:36:00Z"/>
            </w:rPr>
          </w:rPrChange>
        </w:rPr>
        <w:pPrChange w:id="95" w:author="嘉鑫 王" w:date="2026-09-14T20:04:00Z" w16du:dateUtc="2026-09-14T12:04:00Z">
          <w:pPr/>
        </w:pPrChange>
      </w:pPr>
      <w:bookmarkStart w:id="96" w:name="_Toc240309199"/>
      <w:r w:rsidRPr="00CF39A6">
        <w:rPr>
          <w:rFonts w:hint="eastAsia"/>
          <w:b/>
          <w:bCs/>
          <w:rPrChange w:id="97" w:author="嘉鑫 王" w:date="2026-09-14T20:03:00Z" w16du:dateUtc="2026-09-14T12:03:00Z">
            <w:rPr>
              <w:rFonts w:hint="eastAsia"/>
            </w:rPr>
          </w:rPrChange>
        </w:rPr>
        <w:t>2调研软件</w:t>
      </w:r>
      <w:bookmarkEnd w:id="96"/>
    </w:p>
    <w:p w14:paraId="5BA754A2" w14:textId="6A35A55A" w:rsidR="00983785" w:rsidRPr="00CF39A6" w:rsidDel="00983785" w:rsidRDefault="00983785" w:rsidP="00CF39A6">
      <w:pPr>
        <w:outlineLvl w:val="1"/>
        <w:rPr>
          <w:del w:id="98" w:author="嘉鑫 王" w:date="2026-09-14T19:36:00Z" w16du:dateUtc="2026-09-14T11:36:00Z"/>
          <w:rFonts w:hint="eastAsia"/>
          <w:b/>
          <w:bCs/>
          <w:rPrChange w:id="99" w:author="嘉鑫 王" w:date="2026-09-14T20:03:00Z" w16du:dateUtc="2026-09-14T12:03:00Z">
            <w:rPr>
              <w:del w:id="100" w:author="嘉鑫 王" w:date="2026-09-14T19:36:00Z" w16du:dateUtc="2026-09-14T11:36:00Z"/>
              <w:rFonts w:hint="eastAsia"/>
            </w:rPr>
          </w:rPrChange>
        </w:rPr>
        <w:pPrChange w:id="101" w:author="嘉鑫 王" w:date="2026-09-14T20:04:00Z" w16du:dateUtc="2026-09-14T12:04:00Z">
          <w:pPr/>
        </w:pPrChange>
      </w:pPr>
    </w:p>
    <w:p w14:paraId="4CC27800" w14:textId="5444D220" w:rsidR="00BE03D4" w:rsidRPr="00CF39A6" w:rsidRDefault="00BE03D4" w:rsidP="00CF39A6">
      <w:pPr>
        <w:outlineLvl w:val="1"/>
        <w:rPr>
          <w:ins w:id="102" w:author="嘉鑫 王" w:date="2026-09-14T19:36:00Z" w16du:dateUtc="2026-09-14T11:36:00Z"/>
          <w:b/>
          <w:bCs/>
          <w:rPrChange w:id="103" w:author="嘉鑫 王" w:date="2026-09-14T20:03:00Z" w16du:dateUtc="2026-09-14T12:03:00Z">
            <w:rPr>
              <w:ins w:id="104" w:author="嘉鑫 王" w:date="2026-09-14T19:36:00Z" w16du:dateUtc="2026-09-14T11:36:00Z"/>
            </w:rPr>
          </w:rPrChange>
        </w:rPr>
        <w:pPrChange w:id="105" w:author="嘉鑫 王" w:date="2026-09-14T20:04:00Z" w16du:dateUtc="2026-09-14T12:04:00Z">
          <w:pPr/>
        </w:pPrChange>
      </w:pPr>
      <w:bookmarkStart w:id="106" w:name="_Toc240309200"/>
      <w:r w:rsidRPr="00CF39A6">
        <w:rPr>
          <w:rFonts w:hint="eastAsia"/>
          <w:b/>
          <w:bCs/>
          <w:rPrChange w:id="107" w:author="嘉鑫 王" w:date="2026-09-14T20:03:00Z" w16du:dateUtc="2026-09-14T12:03:00Z">
            <w:rPr>
              <w:rFonts w:hint="eastAsia"/>
            </w:rPr>
          </w:rPrChange>
        </w:rPr>
        <w:t>2.1吾记</w:t>
      </w:r>
      <w:bookmarkEnd w:id="106"/>
    </w:p>
    <w:p w14:paraId="33AB7008" w14:textId="7D43B856" w:rsidR="00983785" w:rsidRPr="00CF39A6" w:rsidRDefault="00983785" w:rsidP="00CF39A6">
      <w:pPr>
        <w:outlineLvl w:val="2"/>
        <w:rPr>
          <w:ins w:id="108" w:author="嘉鑫 王" w:date="2026-09-14T19:36:00Z" w16du:dateUtc="2026-09-14T11:36:00Z"/>
          <w:b/>
          <w:bCs/>
          <w:rPrChange w:id="109" w:author="嘉鑫 王" w:date="2026-09-14T20:03:00Z" w16du:dateUtc="2026-09-14T12:03:00Z">
            <w:rPr>
              <w:ins w:id="110" w:author="嘉鑫 王" w:date="2026-09-14T19:36:00Z" w16du:dateUtc="2026-09-14T11:36:00Z"/>
            </w:rPr>
          </w:rPrChange>
        </w:rPr>
        <w:pPrChange w:id="111" w:author="嘉鑫 王" w:date="2026-09-14T20:04:00Z" w16du:dateUtc="2026-09-14T12:04:00Z">
          <w:pPr/>
        </w:pPrChange>
      </w:pPr>
      <w:bookmarkStart w:id="112" w:name="_Toc240309201"/>
      <w:ins w:id="113" w:author="嘉鑫 王" w:date="2026-09-14T19:36:00Z" w16du:dateUtc="2026-09-14T11:36:00Z">
        <w:r w:rsidRPr="00CF39A6">
          <w:rPr>
            <w:rFonts w:hint="eastAsia"/>
            <w:b/>
            <w:bCs/>
            <w:rPrChange w:id="114" w:author="嘉鑫 王" w:date="2026-09-14T20:03:00Z" w16du:dateUtc="2026-09-14T12:03:00Z">
              <w:rPr>
                <w:rFonts w:hint="eastAsia"/>
              </w:rPr>
            </w:rPrChange>
          </w:rPr>
          <w:t>2.</w:t>
        </w:r>
      </w:ins>
      <w:ins w:id="115" w:author="嘉鑫 王" w:date="2026-09-14T20:12:00Z" w16du:dateUtc="2026-09-14T12:12:00Z">
        <w:r w:rsidR="008079F0">
          <w:rPr>
            <w:rFonts w:hint="eastAsia"/>
            <w:b/>
            <w:bCs/>
          </w:rPr>
          <w:t>1.</w:t>
        </w:r>
      </w:ins>
      <w:ins w:id="116" w:author="嘉鑫 王" w:date="2026-09-14T19:36:00Z" w16du:dateUtc="2026-09-14T11:36:00Z">
        <w:r w:rsidRPr="00CF39A6">
          <w:rPr>
            <w:rFonts w:hint="eastAsia"/>
            <w:b/>
            <w:bCs/>
            <w:rPrChange w:id="117" w:author="嘉鑫 王" w:date="2026-09-14T20:03:00Z" w16du:dateUtc="2026-09-14T12:03:00Z">
              <w:rPr>
                <w:rFonts w:hint="eastAsia"/>
              </w:rPr>
            </w:rPrChange>
          </w:rPr>
          <w:t>1产品定位</w:t>
        </w:r>
        <w:bookmarkEnd w:id="112"/>
      </w:ins>
    </w:p>
    <w:p w14:paraId="73D22B0A" w14:textId="2E61D1EC" w:rsidR="00983785" w:rsidRPr="00983785" w:rsidRDefault="00983785" w:rsidP="00983785">
      <w:pPr>
        <w:rPr>
          <w:ins w:id="118" w:author="嘉鑫 王" w:date="2026-09-14T19:36:00Z" w16du:dateUtc="2026-09-14T11:36:00Z"/>
          <w:rFonts w:hint="eastAsia"/>
        </w:rPr>
      </w:pPr>
      <w:ins w:id="119" w:author="嘉鑫 王" w:date="2026-09-14T19:37:00Z" w16du:dateUtc="2026-09-14T11:37:00Z">
        <w:r w:rsidRPr="00983785">
          <w:t>吾记是一款偏传统日记本形态的个人记录工具，主要面向有长期记录习惯、注重隐私保护和内容整理的用户。产品核心目标是帮助用户以文字为主、多媒体为辅的方式记录日常生活，并通过分类、时间轴、日历、模板等方式提升日记的整理和回顾效率</w:t>
        </w:r>
      </w:ins>
    </w:p>
    <w:p w14:paraId="52F5BC12" w14:textId="07434D3D" w:rsidR="00983785" w:rsidRDefault="00983785" w:rsidP="00CF39A6">
      <w:pPr>
        <w:outlineLvl w:val="2"/>
        <w:rPr>
          <w:ins w:id="120" w:author="嘉鑫 王" w:date="2026-09-14T20:05:00Z" w16du:dateUtc="2026-09-14T12:05:00Z"/>
          <w:b/>
          <w:bCs/>
        </w:rPr>
      </w:pPr>
      <w:bookmarkStart w:id="121" w:name="_Toc240309202"/>
      <w:ins w:id="122" w:author="嘉鑫 王" w:date="2026-09-14T19:36:00Z" w16du:dateUtc="2026-09-14T11:36:00Z">
        <w:r w:rsidRPr="00CF39A6">
          <w:rPr>
            <w:rFonts w:hint="eastAsia"/>
            <w:b/>
            <w:bCs/>
            <w:rPrChange w:id="123" w:author="嘉鑫 王" w:date="2026-09-14T20:03:00Z" w16du:dateUtc="2026-09-14T12:03:00Z">
              <w:rPr>
                <w:rFonts w:hint="eastAsia"/>
              </w:rPr>
            </w:rPrChange>
          </w:rPr>
          <w:t>2.</w:t>
        </w:r>
      </w:ins>
      <w:ins w:id="124" w:author="嘉鑫 王" w:date="2026-09-14T20:12:00Z" w16du:dateUtc="2026-09-14T12:12:00Z">
        <w:r w:rsidR="008079F0">
          <w:rPr>
            <w:rFonts w:hint="eastAsia"/>
            <w:b/>
            <w:bCs/>
          </w:rPr>
          <w:t>1</w:t>
        </w:r>
      </w:ins>
      <w:ins w:id="125" w:author="嘉鑫 王" w:date="2026-09-14T19:36:00Z" w16du:dateUtc="2026-09-14T11:36:00Z">
        <w:r w:rsidRPr="00CF39A6">
          <w:rPr>
            <w:rFonts w:hint="eastAsia"/>
            <w:b/>
            <w:bCs/>
            <w:rPrChange w:id="126" w:author="嘉鑫 王" w:date="2026-09-14T20:03:00Z" w16du:dateUtc="2026-09-14T12:03:00Z">
              <w:rPr>
                <w:rFonts w:hint="eastAsia"/>
              </w:rPr>
            </w:rPrChange>
          </w:rPr>
          <w:t>.2核心功能</w:t>
        </w:r>
      </w:ins>
      <w:bookmarkEnd w:id="121"/>
    </w:p>
    <w:p w14:paraId="6A9D0C34" w14:textId="77777777" w:rsidR="00CF39A6" w:rsidRPr="00CF39A6" w:rsidRDefault="00CF39A6" w:rsidP="00CF39A6">
      <w:pPr>
        <w:rPr>
          <w:ins w:id="127" w:author="嘉鑫 王" w:date="2026-09-14T20:05:00Z"/>
          <w:rPrChange w:id="128" w:author="嘉鑫 王" w:date="2026-09-14T20:05:00Z" w16du:dateUtc="2026-09-14T12:05:00Z">
            <w:rPr>
              <w:ins w:id="129" w:author="嘉鑫 王" w:date="2026-09-14T20:05:00Z"/>
              <w:b/>
              <w:bCs/>
            </w:rPr>
          </w:rPrChange>
        </w:rPr>
        <w:pPrChange w:id="130" w:author="嘉鑫 王" w:date="2026-09-14T20:05:00Z" w16du:dateUtc="2026-09-14T12:05:00Z">
          <w:pPr>
            <w:outlineLvl w:val="2"/>
          </w:pPr>
        </w:pPrChange>
      </w:pPr>
      <w:ins w:id="131" w:author="嘉鑫 王" w:date="2026-09-14T20:05:00Z">
        <w:r w:rsidRPr="00CF39A6">
          <w:rPr>
            <w:rPrChange w:id="132" w:author="嘉鑫 王" w:date="2026-09-14T20:05:00Z" w16du:dateUtc="2026-09-14T12:05:00Z">
              <w:rPr>
                <w:b/>
                <w:bCs/>
              </w:rPr>
            </w:rPrChange>
          </w:rPr>
          <w:t>吾记的新建日记功能较完整，支持用户在记录过程中输入文字内容，并添加多种辅助信息，包括日记分类、字体样式、字体大小、字体颜色、背景样式、图片、视频、记录日期、记录时间、天气和地理位置等。</w:t>
        </w:r>
      </w:ins>
    </w:p>
    <w:p w14:paraId="25EA17F6" w14:textId="77777777" w:rsidR="00CF39A6" w:rsidRPr="00CF39A6" w:rsidRDefault="00CF39A6" w:rsidP="00CF39A6">
      <w:pPr>
        <w:rPr>
          <w:ins w:id="133" w:author="嘉鑫 王" w:date="2026-09-14T20:05:00Z"/>
          <w:rPrChange w:id="134" w:author="嘉鑫 王" w:date="2026-09-14T20:05:00Z" w16du:dateUtc="2026-09-14T12:05:00Z">
            <w:rPr>
              <w:ins w:id="135" w:author="嘉鑫 王" w:date="2026-09-14T20:05:00Z"/>
              <w:b/>
              <w:bCs/>
            </w:rPr>
          </w:rPrChange>
        </w:rPr>
        <w:pPrChange w:id="136" w:author="嘉鑫 王" w:date="2026-09-14T20:05:00Z" w16du:dateUtc="2026-09-14T12:05:00Z">
          <w:pPr>
            <w:outlineLvl w:val="2"/>
          </w:pPr>
        </w:pPrChange>
      </w:pPr>
      <w:ins w:id="137" w:author="嘉鑫 王" w:date="2026-09-14T20:05:00Z">
        <w:r w:rsidRPr="00CF39A6">
          <w:rPr>
            <w:rPrChange w:id="138" w:author="嘉鑫 王" w:date="2026-09-14T20:05:00Z" w16du:dateUtc="2026-09-14T12:05:00Z">
              <w:rPr>
                <w:b/>
                <w:bCs/>
              </w:rPr>
            </w:rPrChange>
          </w:rPr>
          <w:t>此外，吾记支持日记模板功能。用户可通过页面上方中间的分类/模板入口选择模板，模板包括个人模板和系统模板，适合用于固定场景记录，例如每日复盘、心情记录、旅行记录等。</w:t>
        </w:r>
      </w:ins>
    </w:p>
    <w:p w14:paraId="4F92CED6" w14:textId="3D0B74DF" w:rsidR="00CF39A6" w:rsidRPr="00CF39A6" w:rsidRDefault="00CF39A6" w:rsidP="00CF39A6">
      <w:pPr>
        <w:rPr>
          <w:ins w:id="139" w:author="嘉鑫 王" w:date="2026-09-14T19:36:00Z" w16du:dateUtc="2026-09-14T11:36:00Z"/>
          <w:rFonts w:hint="eastAsia"/>
          <w:rPrChange w:id="140" w:author="嘉鑫 王" w:date="2026-09-14T20:05:00Z" w16du:dateUtc="2026-09-14T12:05:00Z">
            <w:rPr>
              <w:ins w:id="141" w:author="嘉鑫 王" w:date="2026-09-14T19:36:00Z" w16du:dateUtc="2026-09-14T11:36:00Z"/>
            </w:rPr>
          </w:rPrChange>
        </w:rPr>
      </w:pPr>
      <w:ins w:id="142" w:author="嘉鑫 王" w:date="2026-09-14T20:05:00Z">
        <w:r w:rsidRPr="00CF39A6">
          <w:rPr>
            <w:rPrChange w:id="143" w:author="嘉鑫 王" w:date="2026-09-14T20:05:00Z" w16du:dateUtc="2026-09-14T12:05:00Z">
              <w:rPr>
                <w:b/>
                <w:bCs/>
              </w:rPr>
            </w:rPrChange>
          </w:rPr>
          <w:t>在编辑过程中，页面左下角会同步显示字数，方便用户了解当前记录长度。完成记录后，日记会以时间轴形式展示在首页，用户点击对应日记条目即可查看完整内容。</w:t>
        </w:r>
      </w:ins>
    </w:p>
    <w:p w14:paraId="13FBB82B" w14:textId="63777C00" w:rsidR="00983785" w:rsidRPr="00CF39A6" w:rsidRDefault="00983785" w:rsidP="00CF39A6">
      <w:pPr>
        <w:outlineLvl w:val="2"/>
        <w:rPr>
          <w:rFonts w:hint="eastAsia"/>
          <w:b/>
          <w:bCs/>
          <w:rPrChange w:id="144" w:author="嘉鑫 王" w:date="2026-09-14T20:03:00Z" w16du:dateUtc="2026-09-14T12:03:00Z">
            <w:rPr>
              <w:rFonts w:hint="eastAsia"/>
            </w:rPr>
          </w:rPrChange>
        </w:rPr>
        <w:pPrChange w:id="145" w:author="嘉鑫 王" w:date="2026-09-14T20:04:00Z" w16du:dateUtc="2026-09-14T12:04:00Z">
          <w:pPr/>
        </w:pPrChange>
      </w:pPr>
      <w:bookmarkStart w:id="146" w:name="_Toc240309203"/>
      <w:ins w:id="147" w:author="嘉鑫 王" w:date="2026-09-14T19:36:00Z" w16du:dateUtc="2026-09-14T11:36:00Z">
        <w:r w:rsidRPr="00CF39A6">
          <w:rPr>
            <w:rFonts w:hint="eastAsia"/>
            <w:b/>
            <w:bCs/>
            <w:rPrChange w:id="148" w:author="嘉鑫 王" w:date="2026-09-14T20:03:00Z" w16du:dateUtc="2026-09-14T12:03:00Z">
              <w:rPr>
                <w:rFonts w:hint="eastAsia"/>
              </w:rPr>
            </w:rPrChange>
          </w:rPr>
          <w:t>2.</w:t>
        </w:r>
      </w:ins>
      <w:ins w:id="149" w:author="嘉鑫 王" w:date="2026-09-14T20:12:00Z" w16du:dateUtc="2026-09-14T12:12:00Z">
        <w:r w:rsidR="008079F0">
          <w:rPr>
            <w:rFonts w:hint="eastAsia"/>
            <w:b/>
            <w:bCs/>
          </w:rPr>
          <w:t>1</w:t>
        </w:r>
      </w:ins>
      <w:ins w:id="150" w:author="嘉鑫 王" w:date="2026-09-14T19:36:00Z" w16du:dateUtc="2026-09-14T11:36:00Z">
        <w:r w:rsidRPr="00CF39A6">
          <w:rPr>
            <w:rFonts w:hint="eastAsia"/>
            <w:b/>
            <w:bCs/>
            <w:rPrChange w:id="151" w:author="嘉鑫 王" w:date="2026-09-14T20:03:00Z" w16du:dateUtc="2026-09-14T12:03:00Z">
              <w:rPr>
                <w:rFonts w:hint="eastAsia"/>
              </w:rPr>
            </w:rPrChange>
          </w:rPr>
          <w:t>.3交互流程</w:t>
        </w:r>
      </w:ins>
      <w:bookmarkEnd w:id="146"/>
    </w:p>
    <w:p w14:paraId="386C7F95" w14:textId="77777777" w:rsidR="003B3A16" w:rsidRDefault="003B3A16" w:rsidP="00B633F3">
      <w:r>
        <w:rPr>
          <w:rFonts w:hint="eastAsia"/>
          <w:noProof/>
        </w:rPr>
        <w:drawing>
          <wp:inline distT="0" distB="0" distL="0" distR="0" wp14:anchorId="7BB2D44A" wp14:editId="243EC400">
            <wp:extent cx="1195200" cy="2552400"/>
            <wp:effectExtent l="0" t="0" r="5080" b="635"/>
            <wp:docPr id="205369675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4FD90" w14:textId="748549C8" w:rsidR="00B633F3" w:rsidRDefault="00B633F3" w:rsidP="00B633F3">
      <w:r>
        <w:rPr>
          <w:rFonts w:hint="eastAsia"/>
        </w:rPr>
        <w:t>用户进入吾记后，点击右下角“新增日记”按钮进入记录入口。</w:t>
      </w:r>
    </w:p>
    <w:p w14:paraId="0DC03740" w14:textId="5E6DB8AA" w:rsidR="008D78B4" w:rsidRPr="008D78B4" w:rsidRDefault="008D78B4" w:rsidP="00B633F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95CDEA" wp14:editId="1A76BFA5">
            <wp:extent cx="1164957" cy="2526493"/>
            <wp:effectExtent l="0" t="0" r="0" b="7620"/>
            <wp:docPr id="5969130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39" cy="254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293B60A" wp14:editId="36920280">
            <wp:extent cx="1195200" cy="2552400"/>
            <wp:effectExtent l="0" t="0" r="5080" b="635"/>
            <wp:docPr id="4144564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7F950C5" wp14:editId="590882E2">
            <wp:extent cx="1195200" cy="2552400"/>
            <wp:effectExtent l="0" t="0" r="5080" b="635"/>
            <wp:docPr id="20905983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26B8A20" wp14:editId="0A82DA97">
            <wp:extent cx="1195200" cy="2552400"/>
            <wp:effectExtent l="0" t="0" r="5080" b="635"/>
            <wp:docPr id="10277627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B58AAD2" wp14:editId="46C4E49B">
            <wp:extent cx="1195200" cy="2552400"/>
            <wp:effectExtent l="0" t="0" r="5080" b="635"/>
            <wp:docPr id="1325806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5934025" wp14:editId="56E5BE5D">
            <wp:extent cx="1195200" cy="2552400"/>
            <wp:effectExtent l="0" t="0" r="5080" b="635"/>
            <wp:docPr id="3073130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del w:id="152" w:author="嘉鑫 王" w:date="2026-09-14T19:26:00Z" w16du:dateUtc="2026-09-14T11:26:00Z">
        <w:r w:rsidDel="006D3153">
          <w:rPr>
            <w:rFonts w:hint="eastAsia"/>
            <w:noProof/>
          </w:rPr>
          <w:drawing>
            <wp:inline distT="0" distB="0" distL="0" distR="0" wp14:anchorId="7B411F1A" wp14:editId="78079B82">
              <wp:extent cx="1195200" cy="2552400"/>
              <wp:effectExtent l="0" t="0" r="5080" b="635"/>
              <wp:docPr id="63156488" name="图片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D3153">
          <w:rPr>
            <w:rFonts w:hint="eastAsia"/>
            <w:noProof/>
          </w:rPr>
          <w:drawing>
            <wp:inline distT="0" distB="0" distL="0" distR="0" wp14:anchorId="7C2171D7" wp14:editId="4CD3E511">
              <wp:extent cx="1195200" cy="2552400"/>
              <wp:effectExtent l="0" t="0" r="5080" b="635"/>
              <wp:docPr id="1924269182" name="图片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0DA4C696" w14:textId="2CB835AF" w:rsidR="006D3153" w:rsidRDefault="00983785" w:rsidP="00BE03D4">
      <w:pPr>
        <w:rPr>
          <w:ins w:id="153" w:author="嘉鑫 王" w:date="2026-09-14T19:26:00Z" w16du:dateUtc="2026-09-14T11:26:00Z"/>
        </w:rPr>
      </w:pPr>
      <w:ins w:id="154" w:author="嘉鑫 王" w:date="2026-09-14T19:37:00Z">
        <w:r w:rsidRPr="00983785">
          <w:t>进入编辑页面后，用户可以直接输入正文内容</w:t>
        </w:r>
      </w:ins>
      <w:del w:id="155" w:author="嘉鑫 王" w:date="2026-09-14T19:37:00Z" w16du:dateUtc="2026-09-14T11:37:00Z">
        <w:r w:rsidR="00B633F3" w:rsidDel="00983785">
          <w:rPr>
            <w:rFonts w:hint="eastAsia"/>
          </w:rPr>
          <w:delText>记录过程中，可输入文字内容</w:delText>
        </w:r>
      </w:del>
      <w:r w:rsidR="00B633F3">
        <w:rPr>
          <w:rFonts w:hint="eastAsia"/>
        </w:rPr>
        <w:t>，并添加日记所属分类、改变字体样式大小和颜色、选择背景样式、添加图片和视频、选择记录日期和时间、选择当天天气、添加记录位置。记录时页面左下角同步更新字数。</w:t>
      </w:r>
    </w:p>
    <w:p w14:paraId="7ABBC437" w14:textId="77777777" w:rsidR="006D3153" w:rsidRDefault="006D3153" w:rsidP="00BE03D4">
      <w:pPr>
        <w:rPr>
          <w:ins w:id="156" w:author="嘉鑫 王" w:date="2026-09-14T19:26:00Z" w16du:dateUtc="2026-09-14T11:26:00Z"/>
        </w:rPr>
      </w:pPr>
      <w:ins w:id="157" w:author="嘉鑫 王" w:date="2026-09-14T19:26:00Z" w16du:dateUtc="2026-09-14T11:26:00Z">
        <w:r>
          <w:rPr>
            <w:rFonts w:hint="eastAsia"/>
            <w:noProof/>
          </w:rPr>
          <w:drawing>
            <wp:inline distT="0" distB="0" distL="0" distR="0" wp14:anchorId="388C31C1" wp14:editId="5AD8DE45">
              <wp:extent cx="1195200" cy="2552400"/>
              <wp:effectExtent l="0" t="0" r="5080" b="635"/>
              <wp:docPr id="1165088520" name="图片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Fonts w:hint="eastAsia"/>
            <w:noProof/>
          </w:rPr>
          <w:drawing>
            <wp:inline distT="0" distB="0" distL="0" distR="0" wp14:anchorId="18FC3515" wp14:editId="2B93A976">
              <wp:extent cx="1195200" cy="2552400"/>
              <wp:effectExtent l="0" t="0" r="5080" b="635"/>
              <wp:docPr id="16246430" name="图片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43B0554" w14:textId="77777777" w:rsidR="00983785" w:rsidRPr="00983785" w:rsidRDefault="00983785" w:rsidP="00983785">
      <w:pPr>
        <w:rPr>
          <w:ins w:id="158" w:author="嘉鑫 王" w:date="2026-09-14T19:37:00Z"/>
        </w:rPr>
      </w:pPr>
      <w:ins w:id="159" w:author="嘉鑫 王" w:date="2026-09-14T19:37:00Z">
        <w:r w:rsidRPr="00983785">
          <w:lastRenderedPageBreak/>
          <w:t>若用户希望快速套用固定格式，可点击页面上方中间的分类/模板按钮，选择个人模板或系统模板，系统会将模板内容带入编辑页，降低重复记录成本。编辑完成后，用户点击右上角“确定”按钮保存日记。</w:t>
        </w:r>
      </w:ins>
    </w:p>
    <w:p w14:paraId="274840AF" w14:textId="77777777" w:rsidR="00983785" w:rsidRPr="00983785" w:rsidRDefault="00983785" w:rsidP="00983785">
      <w:pPr>
        <w:rPr>
          <w:ins w:id="160" w:author="嘉鑫 王" w:date="2026-09-14T19:37:00Z"/>
        </w:rPr>
      </w:pPr>
      <w:ins w:id="161" w:author="嘉鑫 王" w:date="2026-09-14T19:37:00Z">
        <w:r w:rsidRPr="00983785">
          <w:t>保存后，今日日记会以时间轴形式显示在首页。</w:t>
        </w:r>
      </w:ins>
    </w:p>
    <w:p w14:paraId="67C4AFA9" w14:textId="40F9A4FB" w:rsidR="00521784" w:rsidRPr="00CF39A6" w:rsidDel="00983785" w:rsidRDefault="00B633F3" w:rsidP="00CF39A6">
      <w:pPr>
        <w:outlineLvl w:val="1"/>
        <w:rPr>
          <w:del w:id="162" w:author="嘉鑫 王" w:date="2026-09-14T19:37:00Z" w16du:dateUtc="2026-09-14T11:37:00Z"/>
          <w:rFonts w:hint="eastAsia"/>
          <w:b/>
          <w:bCs/>
          <w:rPrChange w:id="163" w:author="嘉鑫 王" w:date="2026-09-14T20:03:00Z" w16du:dateUtc="2026-09-14T12:03:00Z">
            <w:rPr>
              <w:del w:id="164" w:author="嘉鑫 王" w:date="2026-09-14T19:37:00Z" w16du:dateUtc="2026-09-14T11:37:00Z"/>
              <w:rFonts w:hint="eastAsia"/>
            </w:rPr>
          </w:rPrChange>
        </w:rPr>
        <w:pPrChange w:id="165" w:author="嘉鑫 王" w:date="2026-09-14T20:05:00Z" w16du:dateUtc="2026-09-14T12:05:00Z">
          <w:pPr/>
        </w:pPrChange>
      </w:pPr>
      <w:del w:id="166" w:author="嘉鑫 王" w:date="2026-09-14T19:37:00Z" w16du:dateUtc="2026-09-14T11:37:00Z">
        <w:r w:rsidRPr="00CF39A6" w:rsidDel="00983785">
          <w:rPr>
            <w:rFonts w:hint="eastAsia"/>
            <w:b/>
            <w:bCs/>
            <w:rPrChange w:id="167" w:author="嘉鑫 王" w:date="2026-09-14T20:03:00Z" w16du:dateUtc="2026-09-14T12:03:00Z">
              <w:rPr>
                <w:rFonts w:hint="eastAsia"/>
              </w:rPr>
            </w:rPrChange>
          </w:rPr>
          <w:delText>还可选择日记模板，模板可选择个人模板和系统模板。</w:delText>
        </w:r>
        <w:r w:rsidR="00771B0B" w:rsidRPr="00CF39A6" w:rsidDel="00983785">
          <w:rPr>
            <w:b/>
            <w:bCs/>
            <w:rPrChange w:id="168" w:author="嘉鑫 王" w:date="2026-09-14T20:03:00Z" w16du:dateUtc="2026-09-14T12:03:00Z">
              <w:rPr/>
            </w:rPrChange>
          </w:rPr>
          <w:br/>
        </w:r>
        <w:r w:rsidR="00771B0B" w:rsidRPr="00CF39A6" w:rsidDel="00983785">
          <w:rPr>
            <w:rFonts w:hint="eastAsia"/>
            <w:b/>
            <w:bCs/>
            <w:rPrChange w:id="169" w:author="嘉鑫 王" w:date="2026-09-14T20:03:00Z" w16du:dateUtc="2026-09-14T12:03:00Z">
              <w:rPr>
                <w:rFonts w:hint="eastAsia"/>
              </w:rPr>
            </w:rPrChange>
          </w:rPr>
          <w:delText>点击右上角“确定”后，今日日记以线轴形式显示在首页，点击可查看日记内容。</w:delText>
        </w:r>
      </w:del>
    </w:p>
    <w:p w14:paraId="38E9F971" w14:textId="221803ED" w:rsidR="00BE03D4" w:rsidRPr="00CF39A6" w:rsidRDefault="00BE03D4" w:rsidP="00CF39A6">
      <w:pPr>
        <w:outlineLvl w:val="1"/>
        <w:rPr>
          <w:b/>
          <w:bCs/>
          <w:rPrChange w:id="170" w:author="嘉鑫 王" w:date="2026-09-14T20:03:00Z" w16du:dateUtc="2026-09-14T12:03:00Z">
            <w:rPr/>
          </w:rPrChange>
        </w:rPr>
        <w:pPrChange w:id="171" w:author="嘉鑫 王" w:date="2026-09-14T20:05:00Z" w16du:dateUtc="2026-09-14T12:05:00Z">
          <w:pPr/>
        </w:pPrChange>
      </w:pPr>
      <w:bookmarkStart w:id="172" w:name="_Toc240309204"/>
      <w:r w:rsidRPr="00CF39A6">
        <w:rPr>
          <w:rFonts w:hint="eastAsia"/>
          <w:b/>
          <w:bCs/>
          <w:rPrChange w:id="173" w:author="嘉鑫 王" w:date="2026-09-14T20:03:00Z" w16du:dateUtc="2026-09-14T12:03:00Z">
            <w:rPr>
              <w:rFonts w:hint="eastAsia"/>
            </w:rPr>
          </w:rPrChange>
        </w:rPr>
        <w:t>2.2EMMO</w:t>
      </w:r>
      <w:bookmarkEnd w:id="172"/>
    </w:p>
    <w:p w14:paraId="0131732A" w14:textId="77777777" w:rsidR="00521784" w:rsidRPr="00CF39A6" w:rsidRDefault="00521784" w:rsidP="00CF39A6">
      <w:pPr>
        <w:outlineLvl w:val="2"/>
        <w:rPr>
          <w:ins w:id="174" w:author="嘉鑫 王" w:date="2026-09-14T19:38:00Z" w16du:dateUtc="2026-09-14T11:38:00Z"/>
          <w:b/>
          <w:bCs/>
          <w:rPrChange w:id="175" w:author="嘉鑫 王" w:date="2026-09-14T20:03:00Z" w16du:dateUtc="2026-09-14T12:03:00Z">
            <w:rPr>
              <w:ins w:id="176" w:author="嘉鑫 王" w:date="2026-09-14T19:38:00Z" w16du:dateUtc="2026-09-14T11:38:00Z"/>
            </w:rPr>
          </w:rPrChange>
        </w:rPr>
        <w:pPrChange w:id="177" w:author="嘉鑫 王" w:date="2026-09-14T20:04:00Z" w16du:dateUtc="2026-09-14T12:04:00Z">
          <w:pPr/>
        </w:pPrChange>
      </w:pPr>
      <w:bookmarkStart w:id="178" w:name="_Toc240309205"/>
      <w:r w:rsidRPr="00CF39A6">
        <w:rPr>
          <w:rFonts w:hint="eastAsia"/>
          <w:b/>
          <w:bCs/>
          <w:rPrChange w:id="179" w:author="嘉鑫 王" w:date="2026-09-14T20:03:00Z" w16du:dateUtc="2026-09-14T12:03:00Z">
            <w:rPr>
              <w:rFonts w:hint="eastAsia"/>
            </w:rPr>
          </w:rPrChange>
        </w:rPr>
        <w:t>2.2.1</w:t>
      </w:r>
      <w:r w:rsidRPr="00CF39A6">
        <w:rPr>
          <w:rFonts w:hint="eastAsia"/>
          <w:b/>
          <w:bCs/>
          <w:rPrChange w:id="180" w:author="嘉鑫 王" w:date="2026-09-14T20:03:00Z" w16du:dateUtc="2026-09-14T12:03:00Z">
            <w:rPr>
              <w:rFonts w:hint="eastAsia"/>
            </w:rPr>
          </w:rPrChange>
        </w:rPr>
        <w:t>产品定位</w:t>
      </w:r>
      <w:bookmarkEnd w:id="178"/>
    </w:p>
    <w:p w14:paraId="76BA777F" w14:textId="0DC365DF" w:rsidR="00983785" w:rsidRDefault="00983785" w:rsidP="00521784">
      <w:pPr>
        <w:rPr>
          <w:rFonts w:hint="eastAsia"/>
        </w:rPr>
      </w:pPr>
      <w:ins w:id="181" w:author="嘉鑫 王" w:date="2026-09-14T19:38:00Z">
        <w:r w:rsidRPr="00983785">
          <w:t>EMMO是一款以情绪表达为核心的日记产品，主要面向希望记录每日心情、表达个人情绪和进行私密倾诉的用户。它并不只是传统的文字日记工具，而是通过心情图案、表情、贴纸、背景色等视觉元素，让用户先表达情绪，再补充文字内容。</w:t>
        </w:r>
      </w:ins>
    </w:p>
    <w:p w14:paraId="01806ED8" w14:textId="1F46793D" w:rsidR="00521784" w:rsidRPr="00CF39A6" w:rsidRDefault="00521784" w:rsidP="00CF39A6">
      <w:pPr>
        <w:outlineLvl w:val="2"/>
        <w:rPr>
          <w:ins w:id="182" w:author="嘉鑫 王" w:date="2026-09-14T19:38:00Z" w16du:dateUtc="2026-09-14T11:38:00Z"/>
          <w:b/>
          <w:bCs/>
          <w:rPrChange w:id="183" w:author="嘉鑫 王" w:date="2026-09-14T20:03:00Z" w16du:dateUtc="2026-09-14T12:03:00Z">
            <w:rPr>
              <w:ins w:id="184" w:author="嘉鑫 王" w:date="2026-09-14T19:38:00Z" w16du:dateUtc="2026-09-14T11:38:00Z"/>
            </w:rPr>
          </w:rPrChange>
        </w:rPr>
        <w:pPrChange w:id="185" w:author="嘉鑫 王" w:date="2026-09-14T20:05:00Z" w16du:dateUtc="2026-09-14T12:05:00Z">
          <w:pPr/>
        </w:pPrChange>
      </w:pPr>
      <w:bookmarkStart w:id="186" w:name="_Toc240309206"/>
      <w:r w:rsidRPr="00CF39A6">
        <w:rPr>
          <w:rFonts w:hint="eastAsia"/>
          <w:b/>
          <w:bCs/>
          <w:rPrChange w:id="187" w:author="嘉鑫 王" w:date="2026-09-14T20:03:00Z" w16du:dateUtc="2026-09-14T12:03:00Z">
            <w:rPr>
              <w:rFonts w:hint="eastAsia"/>
            </w:rPr>
          </w:rPrChange>
        </w:rPr>
        <w:t>2.</w:t>
      </w:r>
      <w:r w:rsidRPr="00CF39A6">
        <w:rPr>
          <w:rFonts w:hint="eastAsia"/>
          <w:b/>
          <w:bCs/>
          <w:rPrChange w:id="188" w:author="嘉鑫 王" w:date="2026-09-14T20:03:00Z" w16du:dateUtc="2026-09-14T12:03:00Z">
            <w:rPr>
              <w:rFonts w:hint="eastAsia"/>
            </w:rPr>
          </w:rPrChange>
        </w:rPr>
        <w:t>2</w:t>
      </w:r>
      <w:r w:rsidRPr="00CF39A6">
        <w:rPr>
          <w:rFonts w:hint="eastAsia"/>
          <w:b/>
          <w:bCs/>
          <w:rPrChange w:id="189" w:author="嘉鑫 王" w:date="2026-09-14T20:03:00Z" w16du:dateUtc="2026-09-14T12:03:00Z">
            <w:rPr>
              <w:rFonts w:hint="eastAsia"/>
            </w:rPr>
          </w:rPrChange>
        </w:rPr>
        <w:t>.</w:t>
      </w:r>
      <w:r w:rsidR="00B633F3" w:rsidRPr="00CF39A6">
        <w:rPr>
          <w:rFonts w:hint="eastAsia"/>
          <w:b/>
          <w:bCs/>
          <w:rPrChange w:id="190" w:author="嘉鑫 王" w:date="2026-09-14T20:03:00Z" w16du:dateUtc="2026-09-14T12:03:00Z">
            <w:rPr>
              <w:rFonts w:hint="eastAsia"/>
            </w:rPr>
          </w:rPrChange>
        </w:rPr>
        <w:t>2</w:t>
      </w:r>
      <w:r w:rsidRPr="00CF39A6">
        <w:rPr>
          <w:rFonts w:hint="eastAsia"/>
          <w:b/>
          <w:bCs/>
          <w:rPrChange w:id="191" w:author="嘉鑫 王" w:date="2026-09-14T20:03:00Z" w16du:dateUtc="2026-09-14T12:03:00Z">
            <w:rPr>
              <w:rFonts w:hint="eastAsia"/>
            </w:rPr>
          </w:rPrChange>
        </w:rPr>
        <w:t>核心功能</w:t>
      </w:r>
      <w:bookmarkEnd w:id="186"/>
    </w:p>
    <w:p w14:paraId="42FBFC91" w14:textId="77777777" w:rsidR="00D3464F" w:rsidRPr="00D3464F" w:rsidRDefault="00D3464F" w:rsidP="00D3464F">
      <w:pPr>
        <w:rPr>
          <w:ins w:id="192" w:author="嘉鑫 王" w:date="2026-09-14T19:38:00Z"/>
        </w:rPr>
      </w:pPr>
      <w:ins w:id="193" w:author="嘉鑫 王" w:date="2026-09-14T19:38:00Z">
        <w:r w:rsidRPr="00D3464F">
          <w:t>EMMO的新建日记围绕“心情”展开。用户在进入记录页面前，需要先选择今日心情图案，随后进入具体编辑页面。编辑过程中，用户可以修改记录日期、切换今日心情、记录天气、修改标题、调整背景色，并添加多种内容元素。</w:t>
        </w:r>
      </w:ins>
    </w:p>
    <w:p w14:paraId="35B20E83" w14:textId="75458CB6" w:rsidR="00D3464F" w:rsidRPr="00D3464F" w:rsidRDefault="00D3464F" w:rsidP="00521784">
      <w:pPr>
        <w:rPr>
          <w:rFonts w:hint="eastAsia"/>
        </w:rPr>
      </w:pPr>
      <w:ins w:id="194" w:author="嘉鑫 王" w:date="2026-09-14T19:38:00Z">
        <w:r w:rsidRPr="00D3464F">
          <w:t>内容编辑方面，EMMO支持拍摄照片、从相册选择图片、添加视频、添加音频、添加自由贴图、扫描文字、添加记录时间、添加涂鸦、添加贴纸以及添加今日待办等功能。文字排版方面，支持调整文字居中或左对齐，增强日记页面的个性化展示效果。</w:t>
        </w:r>
      </w:ins>
    </w:p>
    <w:p w14:paraId="383FAA4A" w14:textId="0F7F9A2C" w:rsidR="00521784" w:rsidRPr="00CF39A6" w:rsidRDefault="00521784" w:rsidP="00CF39A6">
      <w:pPr>
        <w:outlineLvl w:val="2"/>
        <w:rPr>
          <w:b/>
          <w:bCs/>
          <w:rPrChange w:id="195" w:author="嘉鑫 王" w:date="2026-09-14T20:03:00Z" w16du:dateUtc="2026-09-14T12:03:00Z">
            <w:rPr/>
          </w:rPrChange>
        </w:rPr>
        <w:pPrChange w:id="196" w:author="嘉鑫 王" w:date="2026-09-14T20:05:00Z" w16du:dateUtc="2026-09-14T12:05:00Z">
          <w:pPr/>
        </w:pPrChange>
      </w:pPr>
      <w:bookmarkStart w:id="197" w:name="_Toc240309207"/>
      <w:r w:rsidRPr="00CF39A6">
        <w:rPr>
          <w:rFonts w:hint="eastAsia"/>
          <w:b/>
          <w:bCs/>
          <w:rPrChange w:id="198" w:author="嘉鑫 王" w:date="2026-09-14T20:03:00Z" w16du:dateUtc="2026-09-14T12:03:00Z">
            <w:rPr>
              <w:rFonts w:hint="eastAsia"/>
            </w:rPr>
          </w:rPrChange>
        </w:rPr>
        <w:t>2.</w:t>
      </w:r>
      <w:r w:rsidRPr="00CF39A6">
        <w:rPr>
          <w:rFonts w:hint="eastAsia"/>
          <w:b/>
          <w:bCs/>
          <w:rPrChange w:id="199" w:author="嘉鑫 王" w:date="2026-09-14T20:03:00Z" w16du:dateUtc="2026-09-14T12:03:00Z">
            <w:rPr>
              <w:rFonts w:hint="eastAsia"/>
            </w:rPr>
          </w:rPrChange>
        </w:rPr>
        <w:t>2</w:t>
      </w:r>
      <w:r w:rsidRPr="00CF39A6">
        <w:rPr>
          <w:rFonts w:hint="eastAsia"/>
          <w:b/>
          <w:bCs/>
          <w:rPrChange w:id="200" w:author="嘉鑫 王" w:date="2026-09-14T20:03:00Z" w16du:dateUtc="2026-09-14T12:03:00Z">
            <w:rPr>
              <w:rFonts w:hint="eastAsia"/>
            </w:rPr>
          </w:rPrChange>
        </w:rPr>
        <w:t>.</w:t>
      </w:r>
      <w:r w:rsidR="00B633F3" w:rsidRPr="00CF39A6">
        <w:rPr>
          <w:rFonts w:hint="eastAsia"/>
          <w:b/>
          <w:bCs/>
          <w:rPrChange w:id="201" w:author="嘉鑫 王" w:date="2026-09-14T20:03:00Z" w16du:dateUtc="2026-09-14T12:03:00Z">
            <w:rPr>
              <w:rFonts w:hint="eastAsia"/>
            </w:rPr>
          </w:rPrChange>
        </w:rPr>
        <w:t>3</w:t>
      </w:r>
      <w:r w:rsidRPr="00CF39A6">
        <w:rPr>
          <w:rFonts w:hint="eastAsia"/>
          <w:b/>
          <w:bCs/>
          <w:rPrChange w:id="202" w:author="嘉鑫 王" w:date="2026-09-14T20:03:00Z" w16du:dateUtc="2026-09-14T12:03:00Z">
            <w:rPr>
              <w:rFonts w:hint="eastAsia"/>
            </w:rPr>
          </w:rPrChange>
        </w:rPr>
        <w:t>交互流程</w:t>
      </w:r>
      <w:bookmarkEnd w:id="197"/>
    </w:p>
    <w:p w14:paraId="18BC2C5A" w14:textId="24002AE9" w:rsidR="008D78B4" w:rsidRDefault="008D78B4" w:rsidP="00BE03D4">
      <w:pPr>
        <w:rPr>
          <w:rFonts w:hint="eastAsia"/>
        </w:rPr>
      </w:pPr>
      <w:r>
        <w:rPr>
          <w:noProof/>
        </w:rPr>
        <w:drawing>
          <wp:inline distT="0" distB="0" distL="0" distR="0" wp14:anchorId="419A2CD4" wp14:editId="671BAB9E">
            <wp:extent cx="1195200" cy="2552400"/>
            <wp:effectExtent l="0" t="0" r="5080" b="635"/>
            <wp:docPr id="20625532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del w:id="203" w:author="嘉鑫 王" w:date="2026-09-14T19:26:00Z" w16du:dateUtc="2026-09-14T11:26:00Z">
        <w:r w:rsidDel="006D3153">
          <w:rPr>
            <w:rFonts w:hint="eastAsia"/>
            <w:noProof/>
          </w:rPr>
          <w:drawing>
            <wp:inline distT="0" distB="0" distL="0" distR="0" wp14:anchorId="406AC79A" wp14:editId="5B159C57">
              <wp:extent cx="1195200" cy="2552400"/>
              <wp:effectExtent l="0" t="0" r="5080" b="635"/>
              <wp:docPr id="1740245602" name="图片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D3153">
          <w:rPr>
            <w:rFonts w:hint="eastAsia"/>
            <w:noProof/>
          </w:rPr>
          <w:drawing>
            <wp:inline distT="0" distB="0" distL="0" distR="0" wp14:anchorId="7E479248" wp14:editId="69401940">
              <wp:extent cx="1195200" cy="2552400"/>
              <wp:effectExtent l="0" t="0" r="5080" b="635"/>
              <wp:docPr id="58765495" name="图片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r>
        <w:rPr>
          <w:rFonts w:hint="eastAsia"/>
          <w:noProof/>
        </w:rPr>
        <w:drawing>
          <wp:inline distT="0" distB="0" distL="0" distR="0" wp14:anchorId="439FB8C2" wp14:editId="1F966F7F">
            <wp:extent cx="1195200" cy="2552400"/>
            <wp:effectExtent l="0" t="0" r="5080" b="635"/>
            <wp:docPr id="7807981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del w:id="204" w:author="嘉鑫 王" w:date="2026-09-14T19:27:00Z" w16du:dateUtc="2026-09-14T11:27:00Z">
        <w:r w:rsidDel="006D3153">
          <w:rPr>
            <w:rFonts w:hint="eastAsia"/>
            <w:noProof/>
          </w:rPr>
          <w:drawing>
            <wp:inline distT="0" distB="0" distL="0" distR="0" wp14:anchorId="232C83A9" wp14:editId="44C39E23">
              <wp:extent cx="1195200" cy="2552400"/>
              <wp:effectExtent l="0" t="0" r="5080" b="635"/>
              <wp:docPr id="771725940" name="图片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D3153">
          <w:rPr>
            <w:rFonts w:hint="eastAsia"/>
            <w:noProof/>
          </w:rPr>
          <w:drawing>
            <wp:inline distT="0" distB="0" distL="0" distR="0" wp14:anchorId="4DC3D4A0" wp14:editId="3B18E2DA">
              <wp:extent cx="1195200" cy="2552400"/>
              <wp:effectExtent l="0" t="0" r="5080" b="635"/>
              <wp:docPr id="293727305" name="图片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D3153">
          <w:rPr>
            <w:rFonts w:hint="eastAsia"/>
            <w:noProof/>
          </w:rPr>
          <w:drawing>
            <wp:inline distT="0" distB="0" distL="0" distR="0" wp14:anchorId="660567C6" wp14:editId="46D3816C">
              <wp:extent cx="1195200" cy="2552400"/>
              <wp:effectExtent l="0" t="0" r="5080" b="635"/>
              <wp:docPr id="1622739207" name="图片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D3153">
          <w:rPr>
            <w:rFonts w:hint="eastAsia"/>
            <w:noProof/>
          </w:rPr>
          <w:drawing>
            <wp:inline distT="0" distB="0" distL="0" distR="0" wp14:anchorId="7695D7EA" wp14:editId="0D8F2036">
              <wp:extent cx="1195200" cy="2552400"/>
              <wp:effectExtent l="0" t="0" r="5080" b="635"/>
              <wp:docPr id="2038686711" name="图片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6D3153">
          <w:rPr>
            <w:rFonts w:hint="eastAsia"/>
            <w:noProof/>
          </w:rPr>
          <w:drawing>
            <wp:inline distT="0" distB="0" distL="0" distR="0" wp14:anchorId="5BD3D009" wp14:editId="47B889E6">
              <wp:extent cx="1195200" cy="2552400"/>
              <wp:effectExtent l="0" t="0" r="5080" b="635"/>
              <wp:docPr id="461697452" name="图片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del w:id="205" w:author="嘉鑫 王" w:date="2026-09-14T19:28:00Z" w16du:dateUtc="2026-09-14T11:28:00Z">
        <w:r w:rsidDel="00D17590">
          <w:rPr>
            <w:rFonts w:hint="eastAsia"/>
            <w:noProof/>
          </w:rPr>
          <w:drawing>
            <wp:inline distT="0" distB="0" distL="0" distR="0" wp14:anchorId="6AD5F522" wp14:editId="08CD5167">
              <wp:extent cx="1195200" cy="2552400"/>
              <wp:effectExtent l="0" t="0" r="5080" b="635"/>
              <wp:docPr id="1889648806" name="图片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9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del w:id="206" w:author="嘉鑫 王" w:date="2026-09-14T19:25:00Z" w16du:dateUtc="2026-09-14T11:25:00Z">
        <w:r w:rsidDel="006D3153">
          <w:rPr>
            <w:rFonts w:hint="eastAsia"/>
            <w:noProof/>
          </w:rPr>
          <w:drawing>
            <wp:inline distT="0" distB="0" distL="0" distR="0" wp14:anchorId="31578A89" wp14:editId="7AAE38FE">
              <wp:extent cx="1195200" cy="2552400"/>
              <wp:effectExtent l="0" t="0" r="5080" b="635"/>
              <wp:docPr id="958292667" name="图片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0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del w:id="207" w:author="嘉鑫 王" w:date="2026-09-14T19:28:00Z" w16du:dateUtc="2026-09-14T11:28:00Z">
        <w:r w:rsidDel="006D3153">
          <w:rPr>
            <w:rFonts w:hint="eastAsia"/>
            <w:noProof/>
          </w:rPr>
          <w:drawing>
            <wp:inline distT="0" distB="0" distL="0" distR="0" wp14:anchorId="1831BD0D" wp14:editId="19234F84">
              <wp:extent cx="1195200" cy="2552400"/>
              <wp:effectExtent l="0" t="0" r="5080" b="635"/>
              <wp:docPr id="580766192" name="图片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D17590">
          <w:rPr>
            <w:rFonts w:hint="eastAsia"/>
            <w:noProof/>
          </w:rPr>
          <w:drawing>
            <wp:inline distT="0" distB="0" distL="0" distR="0" wp14:anchorId="3158039A" wp14:editId="163562FD">
              <wp:extent cx="1195200" cy="2552400"/>
              <wp:effectExtent l="0" t="0" r="5080" b="635"/>
              <wp:docPr id="539548301" name="图片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D17590">
          <w:rPr>
            <w:rFonts w:hint="eastAsia"/>
            <w:noProof/>
          </w:rPr>
          <w:drawing>
            <wp:inline distT="0" distB="0" distL="0" distR="0" wp14:anchorId="1DD25245" wp14:editId="1851D3C1">
              <wp:extent cx="1195200" cy="2552400"/>
              <wp:effectExtent l="0" t="0" r="5080" b="635"/>
              <wp:docPr id="31283101" name="图片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3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67F3571" w14:textId="4C6A2131" w:rsidR="00B633F3" w:rsidRDefault="00B633F3" w:rsidP="00BE03D4">
      <w:pPr>
        <w:rPr>
          <w:ins w:id="208" w:author="嘉鑫 王" w:date="2026-09-14T19:26:00Z" w16du:dateUtc="2026-09-14T11:26:00Z"/>
        </w:rPr>
      </w:pPr>
      <w:r>
        <w:rPr>
          <w:rFonts w:hint="eastAsia"/>
        </w:rPr>
        <w:t>进入软件后，点击下方中间“新增日记”按钮进入记录入口。</w:t>
      </w:r>
    </w:p>
    <w:p w14:paraId="6A43492C" w14:textId="542C8AA6" w:rsidR="006D3153" w:rsidRDefault="006D3153" w:rsidP="00BE03D4">
      <w:pPr>
        <w:rPr>
          <w:rFonts w:hint="eastAsia"/>
        </w:rPr>
      </w:pPr>
      <w:ins w:id="209" w:author="嘉鑫 王" w:date="2026-09-14T19:26:00Z" w16du:dateUtc="2026-09-14T11:26:00Z">
        <w:r>
          <w:rPr>
            <w:rFonts w:hint="eastAsia"/>
            <w:noProof/>
          </w:rPr>
          <w:lastRenderedPageBreak/>
          <w:drawing>
            <wp:inline distT="0" distB="0" distL="0" distR="0" wp14:anchorId="4BCFDF24" wp14:editId="277D988B">
              <wp:extent cx="1195200" cy="2552400"/>
              <wp:effectExtent l="0" t="0" r="5080" b="635"/>
              <wp:docPr id="813895735" name="图片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9891A37" w14:textId="2EAA0798" w:rsidR="00B633F3" w:rsidRDefault="00B633F3" w:rsidP="00BE03D4">
      <w:pPr>
        <w:rPr>
          <w:ins w:id="210" w:author="嘉鑫 王" w:date="2026-09-14T19:26:00Z" w16du:dateUtc="2026-09-14T11:26:00Z"/>
        </w:rPr>
      </w:pPr>
      <w:r>
        <w:rPr>
          <w:rFonts w:hint="eastAsia"/>
        </w:rPr>
        <w:t>选择今日心情图案后，进入记录页面。</w:t>
      </w:r>
    </w:p>
    <w:p w14:paraId="17683C5B" w14:textId="22035063" w:rsidR="006D3153" w:rsidRDefault="006D3153" w:rsidP="00BE03D4">
      <w:pPr>
        <w:rPr>
          <w:rFonts w:hint="eastAsia"/>
        </w:rPr>
      </w:pPr>
      <w:ins w:id="211" w:author="嘉鑫 王" w:date="2026-09-14T19:26:00Z" w16du:dateUtc="2026-09-14T11:26:00Z">
        <w:r>
          <w:rPr>
            <w:rFonts w:hint="eastAsia"/>
            <w:noProof/>
          </w:rPr>
          <w:drawing>
            <wp:inline distT="0" distB="0" distL="0" distR="0" wp14:anchorId="742FB024" wp14:editId="79CC2392">
              <wp:extent cx="1195200" cy="2552400"/>
              <wp:effectExtent l="0" t="0" r="5080" b="635"/>
              <wp:docPr id="1523454354" name="图片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1EAABA5" w14:textId="4C6C172C" w:rsidR="00B633F3" w:rsidRDefault="00B633F3" w:rsidP="00BE03D4">
      <w:pPr>
        <w:rPr>
          <w:ins w:id="212" w:author="嘉鑫 王" w:date="2026-09-14T19:27:00Z" w16du:dateUtc="2026-09-14T11:27:00Z"/>
        </w:rPr>
      </w:pPr>
      <w:r>
        <w:rPr>
          <w:rFonts w:hint="eastAsia"/>
        </w:rPr>
        <w:t>点击左上角日期可选择记录日期。</w:t>
      </w:r>
    </w:p>
    <w:p w14:paraId="4EF5DF55" w14:textId="01DE4975" w:rsidR="006D3153" w:rsidRDefault="006D3153" w:rsidP="00BE03D4">
      <w:pPr>
        <w:rPr>
          <w:rFonts w:hint="eastAsia"/>
        </w:rPr>
      </w:pPr>
      <w:ins w:id="213" w:author="嘉鑫 王" w:date="2026-09-14T19:27:00Z" w16du:dateUtc="2026-09-14T11:27:00Z">
        <w:r>
          <w:rPr>
            <w:rFonts w:hint="eastAsia"/>
            <w:noProof/>
          </w:rPr>
          <w:drawing>
            <wp:inline distT="0" distB="0" distL="0" distR="0" wp14:anchorId="26AE14F0" wp14:editId="744E4579">
              <wp:extent cx="1195200" cy="2552400"/>
              <wp:effectExtent l="0" t="0" r="5080" b="635"/>
              <wp:docPr id="1004825166" name="图片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Fonts w:hint="eastAsia"/>
            <w:noProof/>
          </w:rPr>
          <w:drawing>
            <wp:inline distT="0" distB="0" distL="0" distR="0" wp14:anchorId="51DE5D87" wp14:editId="3F928D94">
              <wp:extent cx="1195200" cy="2552400"/>
              <wp:effectExtent l="0" t="0" r="5080" b="635"/>
              <wp:docPr id="343686933" name="图片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16925971" w14:textId="1ABAB842" w:rsidR="00B633F3" w:rsidRDefault="00B633F3" w:rsidP="00BE03D4">
      <w:pPr>
        <w:rPr>
          <w:ins w:id="214" w:author="嘉鑫 王" w:date="2026-09-14T19:27:00Z" w16du:dateUtc="2026-09-14T11:27:00Z"/>
        </w:rPr>
      </w:pPr>
      <w:r>
        <w:rPr>
          <w:rFonts w:hint="eastAsia"/>
        </w:rPr>
        <w:lastRenderedPageBreak/>
        <w:t>点击中间表情可更改今日心情，更改时左上角支持从商城购买表情或自制表情。</w:t>
      </w:r>
    </w:p>
    <w:p w14:paraId="1B273200" w14:textId="29BD9AA5" w:rsidR="006D3153" w:rsidRDefault="006D3153" w:rsidP="00BE03D4">
      <w:pPr>
        <w:rPr>
          <w:rFonts w:hint="eastAsia"/>
        </w:rPr>
      </w:pPr>
      <w:ins w:id="215" w:author="嘉鑫 王" w:date="2026-09-14T19:27:00Z" w16du:dateUtc="2026-09-14T11:27:00Z">
        <w:r>
          <w:rPr>
            <w:rFonts w:hint="eastAsia"/>
            <w:noProof/>
          </w:rPr>
          <w:drawing>
            <wp:inline distT="0" distB="0" distL="0" distR="0" wp14:anchorId="69E27EF6" wp14:editId="06BDEF50">
              <wp:extent cx="1195200" cy="2552400"/>
              <wp:effectExtent l="0" t="0" r="5080" b="635"/>
              <wp:docPr id="747951425" name="图片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BB0E0FE" w14:textId="335E5F5F" w:rsidR="00B633F3" w:rsidRDefault="00B633F3" w:rsidP="00BE03D4">
      <w:pPr>
        <w:rPr>
          <w:ins w:id="216" w:author="嘉鑫 王" w:date="2026-09-14T19:27:00Z" w16du:dateUtc="2026-09-14T11:27:00Z"/>
        </w:rPr>
      </w:pPr>
      <w:r>
        <w:rPr>
          <w:rFonts w:hint="eastAsia"/>
        </w:rPr>
        <w:t>点击右上角图标可记录今日天气。</w:t>
      </w:r>
    </w:p>
    <w:p w14:paraId="3980AB6F" w14:textId="73B7DE5C" w:rsidR="006D3153" w:rsidRDefault="006D3153" w:rsidP="00BE03D4">
      <w:pPr>
        <w:rPr>
          <w:rFonts w:hint="eastAsia"/>
        </w:rPr>
      </w:pPr>
      <w:ins w:id="217" w:author="嘉鑫 王" w:date="2026-09-14T19:27:00Z" w16du:dateUtc="2026-09-14T11:27:00Z">
        <w:r>
          <w:rPr>
            <w:rFonts w:hint="eastAsia"/>
            <w:noProof/>
          </w:rPr>
          <w:drawing>
            <wp:inline distT="0" distB="0" distL="0" distR="0" wp14:anchorId="6FDA7278" wp14:editId="1749D6B1">
              <wp:extent cx="1195200" cy="2552400"/>
              <wp:effectExtent l="0" t="0" r="5080" b="635"/>
              <wp:docPr id="30270587" name="图片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BBE7FE0" w14:textId="16F34952" w:rsidR="00B633F3" w:rsidRDefault="00B633F3" w:rsidP="00BE03D4">
      <w:pPr>
        <w:rPr>
          <w:ins w:id="218" w:author="嘉鑫 王" w:date="2026-09-14T19:27:00Z" w16du:dateUtc="2026-09-14T11:27:00Z"/>
        </w:rPr>
      </w:pPr>
      <w:r>
        <w:rPr>
          <w:rFonts w:hint="eastAsia"/>
        </w:rPr>
        <w:t>点击中间标题可更改标题和背景色。</w:t>
      </w:r>
    </w:p>
    <w:p w14:paraId="6BA67EF4" w14:textId="01473448" w:rsidR="006D3153" w:rsidRDefault="006D3153" w:rsidP="00BE03D4">
      <w:pPr>
        <w:rPr>
          <w:rFonts w:hint="eastAsia"/>
        </w:rPr>
      </w:pPr>
      <w:ins w:id="219" w:author="嘉鑫 王" w:date="2026-09-14T19:27:00Z" w16du:dateUtc="2026-09-14T11:27:00Z">
        <w:r>
          <w:rPr>
            <w:rFonts w:hint="eastAsia"/>
            <w:noProof/>
          </w:rPr>
          <w:lastRenderedPageBreak/>
          <w:drawing>
            <wp:inline distT="0" distB="0" distL="0" distR="0" wp14:anchorId="1627F4FB" wp14:editId="15B68CF2">
              <wp:extent cx="1195200" cy="2552400"/>
              <wp:effectExtent l="0" t="0" r="5080" b="635"/>
              <wp:docPr id="1632098623" name="图片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220" w:author="嘉鑫 王" w:date="2026-09-14T19:29:00Z" w16du:dateUtc="2026-09-14T11:29:00Z">
        <w:r w:rsidR="00D17590">
          <w:rPr>
            <w:rFonts w:hint="eastAsia"/>
            <w:noProof/>
          </w:rPr>
          <w:drawing>
            <wp:inline distT="0" distB="0" distL="0" distR="0" wp14:anchorId="7458AD1F" wp14:editId="2A934C71">
              <wp:extent cx="1195200" cy="2552400"/>
              <wp:effectExtent l="0" t="0" r="5080" b="635"/>
              <wp:docPr id="1837313250" name="图片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221" w:author="嘉鑫 王" w:date="2026-09-14T19:39:00Z" w16du:dateUtc="2026-09-14T11:39:00Z">
        <w:r w:rsidR="00D3464F">
          <w:rPr>
            <w:rFonts w:hint="eastAsia"/>
            <w:noProof/>
          </w:rPr>
          <w:drawing>
            <wp:inline distT="0" distB="0" distL="0" distR="0" wp14:anchorId="23AD6FDF" wp14:editId="4FA97CF4">
              <wp:extent cx="1195200" cy="2552400"/>
              <wp:effectExtent l="0" t="0" r="5080" b="635"/>
              <wp:docPr id="960612827" name="图片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9BD1CFA" w14:textId="1F5D5DB9" w:rsidR="00D17590" w:rsidDel="00D3464F" w:rsidRDefault="00D3464F" w:rsidP="00BE03D4">
      <w:pPr>
        <w:rPr>
          <w:del w:id="222" w:author="嘉鑫 王" w:date="2026-09-14T19:29:00Z" w16du:dateUtc="2026-09-14T11:29:00Z"/>
        </w:rPr>
      </w:pPr>
      <w:ins w:id="223" w:author="嘉鑫 王" w:date="2026-09-14T19:39:00Z">
        <w:r w:rsidRPr="00D3464F">
          <w:t>用户可以输入正文内容，并根据需要添加照片、视频、音频、贴图、扫描文字、时间、涂鸦、贴纸和今日待办等内容。</w:t>
        </w:r>
      </w:ins>
      <w:del w:id="224" w:author="嘉鑫 王" w:date="2026-09-14T19:39:00Z" w16du:dateUtc="2026-09-14T11:39:00Z">
        <w:r w:rsidR="00B633F3" w:rsidDel="00D3464F">
          <w:rPr>
            <w:rFonts w:hint="eastAsia"/>
          </w:rPr>
          <w:delText>记录过程中，可添加拍摄照片、从相册选择、添加视频音频自由贴图和扫描文字。</w:delText>
        </w:r>
      </w:del>
    </w:p>
    <w:p w14:paraId="4D9C9A5B" w14:textId="745CD0F7" w:rsidR="00B633F3" w:rsidDel="00D17590" w:rsidRDefault="00B633F3" w:rsidP="00BE03D4">
      <w:pPr>
        <w:rPr>
          <w:del w:id="225" w:author="嘉鑫 王" w:date="2026-09-14T19:29:00Z" w16du:dateUtc="2026-09-14T11:29:00Z"/>
        </w:rPr>
      </w:pPr>
      <w:del w:id="226" w:author="嘉鑫 王" w:date="2026-09-14T19:39:00Z" w16du:dateUtc="2026-09-14T11:39:00Z">
        <w:r w:rsidDel="00D3464F">
          <w:rPr>
            <w:rFonts w:hint="eastAsia"/>
          </w:rPr>
          <w:delText>可调整文字居中或左对齐。</w:delText>
        </w:r>
      </w:del>
    </w:p>
    <w:p w14:paraId="2A856591" w14:textId="27C98E3D" w:rsidR="00D17590" w:rsidDel="00D17590" w:rsidRDefault="00B633F3" w:rsidP="00BE03D4">
      <w:pPr>
        <w:rPr>
          <w:del w:id="227" w:author="嘉鑫 王" w:date="2026-09-14T19:29:00Z" w16du:dateUtc="2026-09-14T11:29:00Z"/>
          <w:rFonts w:hint="eastAsia"/>
        </w:rPr>
      </w:pPr>
      <w:del w:id="228" w:author="嘉鑫 王" w:date="2026-09-14T19:39:00Z" w16du:dateUtc="2026-09-14T11:39:00Z">
        <w:r w:rsidDel="00D3464F">
          <w:rPr>
            <w:rFonts w:hint="eastAsia"/>
          </w:rPr>
          <w:delText>可添加记录时间。</w:delText>
        </w:r>
      </w:del>
    </w:p>
    <w:p w14:paraId="57653419" w14:textId="7A629366" w:rsidR="00B633F3" w:rsidDel="00D17590" w:rsidRDefault="00B633F3" w:rsidP="00BE03D4">
      <w:pPr>
        <w:rPr>
          <w:del w:id="229" w:author="嘉鑫 王" w:date="2026-09-14T19:29:00Z" w16du:dateUtc="2026-09-14T11:29:00Z"/>
          <w:rFonts w:hint="eastAsia"/>
        </w:rPr>
      </w:pPr>
      <w:del w:id="230" w:author="嘉鑫 王" w:date="2026-09-14T19:39:00Z" w16du:dateUtc="2026-09-14T11:39:00Z">
        <w:r w:rsidDel="00D3464F">
          <w:rPr>
            <w:rFonts w:hint="eastAsia"/>
          </w:rPr>
          <w:delText>可添加涂鸦。</w:delText>
        </w:r>
      </w:del>
    </w:p>
    <w:p w14:paraId="59AAE1E2" w14:textId="35F2A954" w:rsidR="00D17590" w:rsidDel="00D3464F" w:rsidRDefault="00B633F3" w:rsidP="00BE03D4">
      <w:pPr>
        <w:rPr>
          <w:del w:id="231" w:author="嘉鑫 王" w:date="2026-09-14T19:39:00Z" w16du:dateUtc="2026-09-14T11:39:00Z"/>
          <w:rFonts w:hint="eastAsia"/>
        </w:rPr>
      </w:pPr>
      <w:del w:id="232" w:author="嘉鑫 王" w:date="2026-09-14T19:39:00Z" w16du:dateUtc="2026-09-14T11:39:00Z">
        <w:r w:rsidDel="00D3464F">
          <w:rPr>
            <w:rFonts w:hint="eastAsia"/>
          </w:rPr>
          <w:delText>可添加贴纸</w:delText>
        </w:r>
      </w:del>
    </w:p>
    <w:p w14:paraId="48CD38B8" w14:textId="024FF5E3" w:rsidR="00D17590" w:rsidRDefault="00B633F3" w:rsidP="00BE03D4">
      <w:pPr>
        <w:rPr>
          <w:ins w:id="233" w:author="嘉鑫 王" w:date="2026-09-14T19:29:00Z" w16du:dateUtc="2026-09-14T11:29:00Z"/>
        </w:rPr>
      </w:pPr>
      <w:del w:id="234" w:author="嘉鑫 王" w:date="2026-09-14T19:39:00Z" w16du:dateUtc="2026-09-14T11:39:00Z">
        <w:r w:rsidDel="00D3464F">
          <w:rPr>
            <w:rFonts w:hint="eastAsia"/>
          </w:rPr>
          <w:delText>可添加</w:delText>
        </w:r>
        <w:r w:rsidR="00771B0B" w:rsidDel="00D3464F">
          <w:rPr>
            <w:rFonts w:hint="eastAsia"/>
          </w:rPr>
          <w:delText>今日代办。</w:delText>
        </w:r>
      </w:del>
    </w:p>
    <w:p w14:paraId="0D200E02" w14:textId="7817EC32" w:rsidR="00B633F3" w:rsidRDefault="00D17590" w:rsidP="00BE03D4">
      <w:ins w:id="235" w:author="嘉鑫 王" w:date="2026-09-14T19:29:00Z" w16du:dateUtc="2026-09-14T11:29:00Z">
        <w:r>
          <w:rPr>
            <w:rFonts w:hint="eastAsia"/>
            <w:noProof/>
          </w:rPr>
          <w:drawing>
            <wp:inline distT="0" distB="0" distL="0" distR="0" wp14:anchorId="0D825B5B" wp14:editId="5CF77797">
              <wp:extent cx="1195200" cy="2552400"/>
              <wp:effectExtent l="0" t="0" r="5080" b="635"/>
              <wp:docPr id="311080540" name="图片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3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2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A889EDA" w14:textId="12B54F7F" w:rsidR="00771B0B" w:rsidDel="00D3464F" w:rsidRDefault="00D3464F" w:rsidP="00BE03D4">
      <w:pPr>
        <w:rPr>
          <w:del w:id="236" w:author="嘉鑫 王" w:date="2026-09-14T19:39:00Z" w16du:dateUtc="2026-09-14T11:39:00Z"/>
        </w:rPr>
      </w:pPr>
      <w:ins w:id="237" w:author="嘉鑫 王" w:date="2026-09-14T19:39:00Z">
        <w:r w:rsidRPr="00D3464F">
          <w:t>完成编辑后，用户点击右上角“√”保存日记。保存后，今日所选心情会显示在首页，用户点击对应心情即可查看今日日记内容。</w:t>
        </w:r>
      </w:ins>
      <w:del w:id="238" w:author="嘉鑫 王" w:date="2026-09-14T19:39:00Z" w16du:dateUtc="2026-09-14T11:39:00Z">
        <w:r w:rsidR="00771B0B" w:rsidDel="00D3464F">
          <w:rPr>
            <w:rFonts w:hint="eastAsia"/>
          </w:rPr>
          <w:delText>点击右上角“√”后，今日所选心情显示在首页，点击可查看今日日记内容。</w:delText>
        </w:r>
      </w:del>
    </w:p>
    <w:p w14:paraId="6E2551F3" w14:textId="77777777" w:rsidR="00D3464F" w:rsidRDefault="00D3464F" w:rsidP="00BE03D4">
      <w:pPr>
        <w:rPr>
          <w:ins w:id="239" w:author="嘉鑫 王" w:date="2026-09-14T19:39:00Z" w16du:dateUtc="2026-09-14T11:39:00Z"/>
          <w:rFonts w:hint="eastAsia"/>
        </w:rPr>
      </w:pPr>
    </w:p>
    <w:p w14:paraId="7FC7FA5F" w14:textId="4DB36ABA" w:rsidR="00BE03D4" w:rsidRPr="00CF39A6" w:rsidRDefault="00BE03D4" w:rsidP="00CF39A6">
      <w:pPr>
        <w:outlineLvl w:val="1"/>
        <w:rPr>
          <w:b/>
          <w:bCs/>
          <w:rPrChange w:id="240" w:author="嘉鑫 王" w:date="2026-09-14T20:03:00Z" w16du:dateUtc="2026-09-14T12:03:00Z">
            <w:rPr/>
          </w:rPrChange>
        </w:rPr>
        <w:pPrChange w:id="241" w:author="嘉鑫 王" w:date="2026-09-14T20:06:00Z" w16du:dateUtc="2026-09-14T12:06:00Z">
          <w:pPr/>
        </w:pPrChange>
      </w:pPr>
      <w:bookmarkStart w:id="242" w:name="_Toc240309208"/>
      <w:r w:rsidRPr="00CF39A6">
        <w:rPr>
          <w:rFonts w:hint="eastAsia"/>
          <w:b/>
          <w:bCs/>
          <w:rPrChange w:id="243" w:author="嘉鑫 王" w:date="2026-09-14T20:03:00Z" w16du:dateUtc="2026-09-14T12:03:00Z">
            <w:rPr>
              <w:rFonts w:hint="eastAsia"/>
            </w:rPr>
          </w:rPrChange>
        </w:rPr>
        <w:t>2.</w:t>
      </w:r>
      <w:r w:rsidR="00925453" w:rsidRPr="00CF39A6">
        <w:rPr>
          <w:rFonts w:hint="eastAsia"/>
          <w:b/>
          <w:bCs/>
          <w:rPrChange w:id="244" w:author="嘉鑫 王" w:date="2026-09-14T20:03:00Z" w16du:dateUtc="2026-09-14T12:03:00Z">
            <w:rPr>
              <w:rFonts w:hint="eastAsia"/>
            </w:rPr>
          </w:rPrChange>
        </w:rPr>
        <w:t>3</w:t>
      </w:r>
      <w:r w:rsidRPr="00CF39A6">
        <w:rPr>
          <w:rFonts w:hint="eastAsia"/>
          <w:b/>
          <w:bCs/>
          <w:rPrChange w:id="245" w:author="嘉鑫 王" w:date="2026-09-14T20:03:00Z" w16du:dateUtc="2026-09-14T12:03:00Z">
            <w:rPr>
              <w:rFonts w:hint="eastAsia"/>
            </w:rPr>
          </w:rPrChange>
        </w:rPr>
        <w:t>iCity</w:t>
      </w:r>
      <w:bookmarkEnd w:id="242"/>
    </w:p>
    <w:p w14:paraId="27F3BA1E" w14:textId="13414884" w:rsidR="00521784" w:rsidRPr="00CF39A6" w:rsidRDefault="00521784" w:rsidP="00CF39A6">
      <w:pPr>
        <w:outlineLvl w:val="2"/>
        <w:rPr>
          <w:ins w:id="246" w:author="嘉鑫 王" w:date="2026-09-14T19:39:00Z" w16du:dateUtc="2026-09-14T11:39:00Z"/>
          <w:b/>
          <w:bCs/>
          <w:rPrChange w:id="247" w:author="嘉鑫 王" w:date="2026-09-14T20:03:00Z" w16du:dateUtc="2026-09-14T12:03:00Z">
            <w:rPr>
              <w:ins w:id="248" w:author="嘉鑫 王" w:date="2026-09-14T19:39:00Z" w16du:dateUtc="2026-09-14T11:39:00Z"/>
            </w:rPr>
          </w:rPrChange>
        </w:rPr>
        <w:pPrChange w:id="249" w:author="嘉鑫 王" w:date="2026-09-14T20:06:00Z" w16du:dateUtc="2026-09-14T12:06:00Z">
          <w:pPr/>
        </w:pPrChange>
      </w:pPr>
      <w:bookmarkStart w:id="250" w:name="_Toc240309209"/>
      <w:r w:rsidRPr="00CF39A6">
        <w:rPr>
          <w:rFonts w:hint="eastAsia"/>
          <w:b/>
          <w:bCs/>
          <w:rPrChange w:id="251" w:author="嘉鑫 王" w:date="2026-09-14T20:03:00Z" w16du:dateUtc="2026-09-14T12:03:00Z">
            <w:rPr>
              <w:rFonts w:hint="eastAsia"/>
            </w:rPr>
          </w:rPrChange>
        </w:rPr>
        <w:t>2.</w:t>
      </w:r>
      <w:r w:rsidR="00925453" w:rsidRPr="00CF39A6">
        <w:rPr>
          <w:rFonts w:hint="eastAsia"/>
          <w:b/>
          <w:bCs/>
          <w:rPrChange w:id="252" w:author="嘉鑫 王" w:date="2026-09-14T20:03:00Z" w16du:dateUtc="2026-09-14T12:03:00Z">
            <w:rPr>
              <w:rFonts w:hint="eastAsia"/>
            </w:rPr>
          </w:rPrChange>
        </w:rPr>
        <w:t>3</w:t>
      </w:r>
      <w:r w:rsidRPr="00CF39A6">
        <w:rPr>
          <w:rFonts w:hint="eastAsia"/>
          <w:b/>
          <w:bCs/>
          <w:rPrChange w:id="253" w:author="嘉鑫 王" w:date="2026-09-14T20:03:00Z" w16du:dateUtc="2026-09-14T12:03:00Z">
            <w:rPr>
              <w:rFonts w:hint="eastAsia"/>
            </w:rPr>
          </w:rPrChange>
        </w:rPr>
        <w:t>.1产品定位</w:t>
      </w:r>
      <w:bookmarkEnd w:id="250"/>
    </w:p>
    <w:p w14:paraId="22E54C39" w14:textId="5EE688F0" w:rsidR="00D3464F" w:rsidRDefault="00D3464F" w:rsidP="00521784">
      <w:pPr>
        <w:rPr>
          <w:rFonts w:hint="eastAsia"/>
        </w:rPr>
      </w:pPr>
      <w:ins w:id="254" w:author="嘉鑫 王" w:date="2026-09-14T19:39:00Z">
        <w:r w:rsidRPr="00D3464F">
          <w:t>iCity是一款将日记记录、个人主页和社交互动结合的生活记录产品。它既支持用户进行私人日记记录，也允许用户通过权限设置、点赞、小纸条、链接分享等方式与他人产生互动。</w:t>
        </w:r>
      </w:ins>
    </w:p>
    <w:p w14:paraId="17ED4991" w14:textId="514D7C5B" w:rsidR="00521784" w:rsidRPr="00CF39A6" w:rsidRDefault="00521784" w:rsidP="00CF39A6">
      <w:pPr>
        <w:outlineLvl w:val="2"/>
        <w:rPr>
          <w:ins w:id="255" w:author="嘉鑫 王" w:date="2026-09-14T19:39:00Z" w16du:dateUtc="2026-09-14T11:39:00Z"/>
          <w:b/>
          <w:bCs/>
          <w:rPrChange w:id="256" w:author="嘉鑫 王" w:date="2026-09-14T20:03:00Z" w16du:dateUtc="2026-09-14T12:03:00Z">
            <w:rPr>
              <w:ins w:id="257" w:author="嘉鑫 王" w:date="2026-09-14T19:39:00Z" w16du:dateUtc="2026-09-14T11:39:00Z"/>
            </w:rPr>
          </w:rPrChange>
        </w:rPr>
        <w:pPrChange w:id="258" w:author="嘉鑫 王" w:date="2026-09-14T20:06:00Z" w16du:dateUtc="2026-09-14T12:06:00Z">
          <w:pPr/>
        </w:pPrChange>
      </w:pPr>
      <w:bookmarkStart w:id="259" w:name="_Toc240309210"/>
      <w:r w:rsidRPr="00CF39A6">
        <w:rPr>
          <w:rFonts w:hint="eastAsia"/>
          <w:b/>
          <w:bCs/>
          <w:rPrChange w:id="260" w:author="嘉鑫 王" w:date="2026-09-14T20:03:00Z" w16du:dateUtc="2026-09-14T12:03:00Z">
            <w:rPr>
              <w:rFonts w:hint="eastAsia"/>
            </w:rPr>
          </w:rPrChange>
        </w:rPr>
        <w:t>2.</w:t>
      </w:r>
      <w:r w:rsidR="00925453" w:rsidRPr="00CF39A6">
        <w:rPr>
          <w:rFonts w:hint="eastAsia"/>
          <w:b/>
          <w:bCs/>
          <w:rPrChange w:id="261" w:author="嘉鑫 王" w:date="2026-09-14T20:03:00Z" w16du:dateUtc="2026-09-14T12:03:00Z">
            <w:rPr>
              <w:rFonts w:hint="eastAsia"/>
            </w:rPr>
          </w:rPrChange>
        </w:rPr>
        <w:t>3</w:t>
      </w:r>
      <w:r w:rsidRPr="00CF39A6">
        <w:rPr>
          <w:rFonts w:hint="eastAsia"/>
          <w:b/>
          <w:bCs/>
          <w:rPrChange w:id="262" w:author="嘉鑫 王" w:date="2026-09-14T20:03:00Z" w16du:dateUtc="2026-09-14T12:03:00Z">
            <w:rPr>
              <w:rFonts w:hint="eastAsia"/>
            </w:rPr>
          </w:rPrChange>
        </w:rPr>
        <w:t>.</w:t>
      </w:r>
      <w:r w:rsidR="00B633F3" w:rsidRPr="00CF39A6">
        <w:rPr>
          <w:rFonts w:hint="eastAsia"/>
          <w:b/>
          <w:bCs/>
          <w:rPrChange w:id="263" w:author="嘉鑫 王" w:date="2026-09-14T20:03:00Z" w16du:dateUtc="2026-09-14T12:03:00Z">
            <w:rPr>
              <w:rFonts w:hint="eastAsia"/>
            </w:rPr>
          </w:rPrChange>
        </w:rPr>
        <w:t>2</w:t>
      </w:r>
      <w:r w:rsidRPr="00CF39A6">
        <w:rPr>
          <w:rFonts w:hint="eastAsia"/>
          <w:b/>
          <w:bCs/>
          <w:rPrChange w:id="264" w:author="嘉鑫 王" w:date="2026-09-14T20:03:00Z" w16du:dateUtc="2026-09-14T12:03:00Z">
            <w:rPr>
              <w:rFonts w:hint="eastAsia"/>
            </w:rPr>
          </w:rPrChange>
        </w:rPr>
        <w:t>核心功能</w:t>
      </w:r>
      <w:bookmarkEnd w:id="259"/>
    </w:p>
    <w:p w14:paraId="7BE7712B" w14:textId="77777777" w:rsidR="00D3464F" w:rsidRPr="00D3464F" w:rsidRDefault="00D3464F" w:rsidP="00D3464F">
      <w:pPr>
        <w:rPr>
          <w:ins w:id="265" w:author="嘉鑫 王" w:date="2026-09-14T19:39:00Z"/>
        </w:rPr>
      </w:pPr>
      <w:ins w:id="266" w:author="嘉鑫 王" w:date="2026-09-14T19:39:00Z">
        <w:r w:rsidRPr="00D3464F">
          <w:t>iCity的新建日记功能支持两种入口：用户可以点击下方中间“新增日记”按钮进入常规记录入口，也可以直接点击首页上方记录框进行简要日记写作，并通过右上角“展开”按</w:t>
        </w:r>
        <w:r w:rsidRPr="00D3464F">
          <w:lastRenderedPageBreak/>
          <w:t>钮进入完整编辑模式。</w:t>
        </w:r>
      </w:ins>
    </w:p>
    <w:p w14:paraId="4E6F2E9D" w14:textId="082D939B" w:rsidR="00D3464F" w:rsidRPr="00D3464F" w:rsidRDefault="00D3464F" w:rsidP="00521784">
      <w:pPr>
        <w:rPr>
          <w:rFonts w:hint="eastAsia"/>
        </w:rPr>
      </w:pPr>
      <w:ins w:id="267" w:author="嘉鑫 王" w:date="2026-09-14T19:39:00Z">
        <w:r w:rsidRPr="00D3464F">
          <w:t>在记录过程中，iCity支持添加照片、添加地址、选择日记本、设置可见范围、从草稿导入日记内容等功能。用户完成编辑后，点击右下角“发送”即可发布或保存当前日记。</w:t>
        </w:r>
      </w:ins>
    </w:p>
    <w:p w14:paraId="55BBFD5D" w14:textId="713F69B9" w:rsidR="00521784" w:rsidRPr="00CF39A6" w:rsidRDefault="00521784" w:rsidP="00CF39A6">
      <w:pPr>
        <w:outlineLvl w:val="2"/>
        <w:rPr>
          <w:b/>
          <w:bCs/>
          <w:rPrChange w:id="268" w:author="嘉鑫 王" w:date="2026-09-14T20:03:00Z" w16du:dateUtc="2026-09-14T12:03:00Z">
            <w:rPr/>
          </w:rPrChange>
        </w:rPr>
        <w:pPrChange w:id="269" w:author="嘉鑫 王" w:date="2026-09-14T20:06:00Z" w16du:dateUtc="2026-09-14T12:06:00Z">
          <w:pPr/>
        </w:pPrChange>
      </w:pPr>
      <w:bookmarkStart w:id="270" w:name="_Toc240309211"/>
      <w:r w:rsidRPr="00CF39A6">
        <w:rPr>
          <w:rFonts w:hint="eastAsia"/>
          <w:b/>
          <w:bCs/>
          <w:rPrChange w:id="271" w:author="嘉鑫 王" w:date="2026-09-14T20:03:00Z" w16du:dateUtc="2026-09-14T12:03:00Z">
            <w:rPr>
              <w:rFonts w:hint="eastAsia"/>
            </w:rPr>
          </w:rPrChange>
        </w:rPr>
        <w:t>2.</w:t>
      </w:r>
      <w:r w:rsidR="00925453" w:rsidRPr="00CF39A6">
        <w:rPr>
          <w:rFonts w:hint="eastAsia"/>
          <w:b/>
          <w:bCs/>
          <w:rPrChange w:id="272" w:author="嘉鑫 王" w:date="2026-09-14T20:03:00Z" w16du:dateUtc="2026-09-14T12:03:00Z">
            <w:rPr>
              <w:rFonts w:hint="eastAsia"/>
            </w:rPr>
          </w:rPrChange>
        </w:rPr>
        <w:t>3</w:t>
      </w:r>
      <w:r w:rsidRPr="00CF39A6">
        <w:rPr>
          <w:rFonts w:hint="eastAsia"/>
          <w:b/>
          <w:bCs/>
          <w:rPrChange w:id="273" w:author="嘉鑫 王" w:date="2026-09-14T20:03:00Z" w16du:dateUtc="2026-09-14T12:03:00Z">
            <w:rPr>
              <w:rFonts w:hint="eastAsia"/>
            </w:rPr>
          </w:rPrChange>
        </w:rPr>
        <w:t>.</w:t>
      </w:r>
      <w:r w:rsidR="00B633F3" w:rsidRPr="00CF39A6">
        <w:rPr>
          <w:rFonts w:hint="eastAsia"/>
          <w:b/>
          <w:bCs/>
          <w:rPrChange w:id="274" w:author="嘉鑫 王" w:date="2026-09-14T20:03:00Z" w16du:dateUtc="2026-09-14T12:03:00Z">
            <w:rPr>
              <w:rFonts w:hint="eastAsia"/>
            </w:rPr>
          </w:rPrChange>
        </w:rPr>
        <w:t>3</w:t>
      </w:r>
      <w:r w:rsidRPr="00CF39A6">
        <w:rPr>
          <w:rFonts w:hint="eastAsia"/>
          <w:b/>
          <w:bCs/>
          <w:rPrChange w:id="275" w:author="嘉鑫 王" w:date="2026-09-14T20:03:00Z" w16du:dateUtc="2026-09-14T12:03:00Z">
            <w:rPr>
              <w:rFonts w:hint="eastAsia"/>
            </w:rPr>
          </w:rPrChange>
        </w:rPr>
        <w:t>交互流程</w:t>
      </w:r>
      <w:bookmarkEnd w:id="270"/>
    </w:p>
    <w:p w14:paraId="450724EA" w14:textId="50912598" w:rsidR="008D78B4" w:rsidRDefault="008D78B4" w:rsidP="00BE03D4">
      <w:pPr>
        <w:rPr>
          <w:rFonts w:hint="eastAsia"/>
        </w:rPr>
      </w:pPr>
      <w:r>
        <w:rPr>
          <w:noProof/>
        </w:rPr>
        <w:drawing>
          <wp:inline distT="0" distB="0" distL="0" distR="0" wp14:anchorId="5815A5FD" wp14:editId="799CF6D7">
            <wp:extent cx="1195200" cy="2552400"/>
            <wp:effectExtent l="0" t="0" r="5080" b="635"/>
            <wp:docPr id="70114561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06E7DD1" wp14:editId="07379006">
            <wp:extent cx="1195200" cy="2552400"/>
            <wp:effectExtent l="0" t="0" r="5080" b="635"/>
            <wp:docPr id="145538668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200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del w:id="276" w:author="嘉鑫 王" w:date="2026-09-14T19:30:00Z" w16du:dateUtc="2026-09-14T11:30:00Z">
        <w:r w:rsidDel="001106A2">
          <w:rPr>
            <w:rFonts w:hint="eastAsia"/>
            <w:noProof/>
          </w:rPr>
          <w:drawing>
            <wp:inline distT="0" distB="0" distL="0" distR="0" wp14:anchorId="709BF136" wp14:editId="12454A14">
              <wp:extent cx="1195200" cy="2552400"/>
              <wp:effectExtent l="0" t="0" r="5080" b="635"/>
              <wp:docPr id="1485294715" name="图片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6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7CB99ED4" wp14:editId="3C2C805D">
              <wp:extent cx="1195200" cy="2552400"/>
              <wp:effectExtent l="0" t="0" r="5080" b="635"/>
              <wp:docPr id="123375497" name="图片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7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2308FEB7" wp14:editId="1FA94799">
              <wp:extent cx="1195200" cy="2552400"/>
              <wp:effectExtent l="0" t="0" r="5080" b="635"/>
              <wp:docPr id="1910404538" name="图片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8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07C3E9E0" wp14:editId="30574971">
              <wp:extent cx="1195200" cy="2552400"/>
              <wp:effectExtent l="0" t="0" r="5080" b="635"/>
              <wp:docPr id="659085828" name="图片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9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5FFF5CBA" wp14:editId="72DD56C9">
              <wp:extent cx="1195200" cy="2552400"/>
              <wp:effectExtent l="0" t="0" r="5080" b="635"/>
              <wp:docPr id="1948128014" name="图片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0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720945DB" wp14:editId="56937ADD">
              <wp:extent cx="1195200" cy="2552400"/>
              <wp:effectExtent l="0" t="0" r="5080" b="635"/>
              <wp:docPr id="1273054778" name="图片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53A68D62" wp14:editId="58ABEC42">
              <wp:extent cx="1195200" cy="2552400"/>
              <wp:effectExtent l="0" t="0" r="5080" b="635"/>
              <wp:docPr id="1753475153" name="图片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2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0E442363" wp14:editId="1254C23A">
              <wp:extent cx="1195200" cy="2552400"/>
              <wp:effectExtent l="0" t="0" r="5080" b="635"/>
              <wp:docPr id="663927468" name="图片 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3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6B13FB54" wp14:editId="5B66D05F">
              <wp:extent cx="1195200" cy="2552400"/>
              <wp:effectExtent l="0" t="0" r="5080" b="635"/>
              <wp:docPr id="358498332" name="图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4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4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Del="001106A2">
          <w:rPr>
            <w:rFonts w:hint="eastAsia"/>
            <w:noProof/>
          </w:rPr>
          <w:drawing>
            <wp:inline distT="0" distB="0" distL="0" distR="0" wp14:anchorId="7D3B69EC" wp14:editId="1742092D">
              <wp:extent cx="1195200" cy="2552400"/>
              <wp:effectExtent l="0" t="0" r="5080" b="635"/>
              <wp:docPr id="10441956" name="图片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5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4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3A1693DB" w14:textId="13E9349F" w:rsidR="001106A2" w:rsidRDefault="00D3464F" w:rsidP="00BE03D4">
      <w:pPr>
        <w:rPr>
          <w:ins w:id="277" w:author="嘉鑫 王" w:date="2026-09-14T19:31:00Z" w16du:dateUtc="2026-09-14T11:31:00Z"/>
        </w:rPr>
      </w:pPr>
      <w:ins w:id="278" w:author="嘉鑫 王" w:date="2026-09-14T19:40:00Z">
        <w:r w:rsidRPr="00D3464F">
          <w:t>用户进入 iCity 后，</w:t>
        </w:r>
      </w:ins>
      <w:del w:id="279" w:author="嘉鑫 王" w:date="2026-09-14T19:40:00Z" w16du:dateUtc="2026-09-14T11:40:00Z">
        <w:r w:rsidR="00925453" w:rsidDel="00D3464F">
          <w:rPr>
            <w:rFonts w:hint="eastAsia"/>
          </w:rPr>
          <w:delText>进入软件后，</w:delText>
        </w:r>
      </w:del>
      <w:r w:rsidR="00925453">
        <w:rPr>
          <w:rFonts w:hint="eastAsia"/>
        </w:rPr>
        <w:t>点击下方中间“新增日记”按钮进入记录入口</w:t>
      </w:r>
      <w:r w:rsidR="00925453">
        <w:rPr>
          <w:rFonts w:hint="eastAsia"/>
        </w:rPr>
        <w:t>。</w:t>
      </w:r>
    </w:p>
    <w:p w14:paraId="3C7FD73E" w14:textId="53C10A01" w:rsidR="001106A2" w:rsidRDefault="001106A2" w:rsidP="00BE03D4">
      <w:pPr>
        <w:rPr>
          <w:ins w:id="280" w:author="嘉鑫 王" w:date="2026-09-14T19:30:00Z" w16du:dateUtc="2026-09-14T11:30:00Z"/>
          <w:rFonts w:hint="eastAsia"/>
        </w:rPr>
      </w:pPr>
      <w:ins w:id="281" w:author="嘉鑫 王" w:date="2026-09-14T19:31:00Z" w16du:dateUtc="2026-09-14T11:31:00Z">
        <w:r>
          <w:rPr>
            <w:rFonts w:hint="eastAsia"/>
            <w:noProof/>
          </w:rPr>
          <w:drawing>
            <wp:inline distT="0" distB="0" distL="0" distR="0" wp14:anchorId="2FA9B34A" wp14:editId="1C4FD914">
              <wp:extent cx="1195200" cy="2552400"/>
              <wp:effectExtent l="0" t="0" r="5080" b="635"/>
              <wp:docPr id="1774008301" name="图片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5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4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1C23A23" w14:textId="77777777" w:rsidR="00D3464F" w:rsidRDefault="00D3464F" w:rsidP="00BE03D4">
      <w:pPr>
        <w:rPr>
          <w:ins w:id="282" w:author="嘉鑫 王" w:date="2026-09-14T19:40:00Z" w16du:dateUtc="2026-09-14T11:40:00Z"/>
        </w:rPr>
      </w:pPr>
      <w:ins w:id="283" w:author="嘉鑫 王" w:date="2026-09-14T19:40:00Z">
        <w:r w:rsidRPr="00D3464F">
          <w:t>也可以直接在首页上方记录框中输入简要内容，快速开始记录。当用户需要进行更完整的日记编辑时，可点击右上角“展开”按钮进入常规记录页面。</w:t>
        </w:r>
      </w:ins>
    </w:p>
    <w:p w14:paraId="4E7F2026" w14:textId="60E81032" w:rsidR="001106A2" w:rsidRDefault="00925453" w:rsidP="00BE03D4">
      <w:pPr>
        <w:rPr>
          <w:ins w:id="284" w:author="嘉鑫 王" w:date="2026-09-14T19:31:00Z" w16du:dateUtc="2026-09-14T11:31:00Z"/>
        </w:rPr>
      </w:pPr>
      <w:del w:id="285" w:author="嘉鑫 王" w:date="2026-09-14T19:40:00Z" w16du:dateUtc="2026-09-14T11:40:00Z">
        <w:r w:rsidDel="00D3464F">
          <w:rPr>
            <w:rFonts w:hint="eastAsia"/>
          </w:rPr>
          <w:lastRenderedPageBreak/>
          <w:delText>或直接点击上方记录框进行简要日记写作，点击右上角“展开”按钮进入常规记录入口。</w:delText>
        </w:r>
      </w:del>
      <w:ins w:id="286" w:author="嘉鑫 王" w:date="2026-09-14T19:30:00Z" w16du:dateUtc="2026-09-14T11:30:00Z">
        <w:r w:rsidR="001106A2">
          <w:rPr>
            <w:rFonts w:hint="eastAsia"/>
            <w:noProof/>
          </w:rPr>
          <w:drawing>
            <wp:inline distT="0" distB="0" distL="0" distR="0" wp14:anchorId="55692323" wp14:editId="3D75DE3E">
              <wp:extent cx="1195200" cy="2552400"/>
              <wp:effectExtent l="0" t="0" r="5080" b="635"/>
              <wp:docPr id="119898209" name="图片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6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1106A2">
          <w:rPr>
            <w:rFonts w:hint="eastAsia"/>
            <w:noProof/>
          </w:rPr>
          <w:drawing>
            <wp:inline distT="0" distB="0" distL="0" distR="0" wp14:anchorId="6DDBB2E8" wp14:editId="206B6BF0">
              <wp:extent cx="1195200" cy="2552400"/>
              <wp:effectExtent l="0" t="0" r="5080" b="635"/>
              <wp:docPr id="1652206134" name="图片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7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1106A2">
          <w:rPr>
            <w:rFonts w:hint="eastAsia"/>
            <w:noProof/>
          </w:rPr>
          <w:drawing>
            <wp:inline distT="0" distB="0" distL="0" distR="0" wp14:anchorId="3B250F7C" wp14:editId="17CFDAFF">
              <wp:extent cx="1195200" cy="2552400"/>
              <wp:effectExtent l="0" t="0" r="5080" b="635"/>
              <wp:docPr id="203763954" name="图片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8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1106A2">
          <w:rPr>
            <w:rFonts w:hint="eastAsia"/>
            <w:noProof/>
          </w:rPr>
          <w:drawing>
            <wp:inline distT="0" distB="0" distL="0" distR="0" wp14:anchorId="1C111F0A" wp14:editId="57E0712A">
              <wp:extent cx="1195200" cy="2552400"/>
              <wp:effectExtent l="0" t="0" r="5080" b="635"/>
              <wp:docPr id="468076554" name="图片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9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1106A2">
          <w:rPr>
            <w:rFonts w:hint="eastAsia"/>
            <w:noProof/>
          </w:rPr>
          <w:drawing>
            <wp:inline distT="0" distB="0" distL="0" distR="0" wp14:anchorId="58622A61" wp14:editId="4900A813">
              <wp:extent cx="1195200" cy="2552400"/>
              <wp:effectExtent l="0" t="0" r="5080" b="635"/>
              <wp:docPr id="912031223" name="图片 3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0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23D7D205" w14:textId="77777777" w:rsidR="00D3464F" w:rsidRDefault="00D3464F" w:rsidP="00BE03D4">
      <w:pPr>
        <w:rPr>
          <w:ins w:id="287" w:author="嘉鑫 王" w:date="2026-09-14T19:40:00Z" w16du:dateUtc="2026-09-14T11:40:00Z"/>
        </w:rPr>
      </w:pPr>
      <w:ins w:id="288" w:author="嘉鑫 王" w:date="2026-09-14T19:40:00Z">
        <w:r w:rsidRPr="00D3464F">
          <w:t>在完整记录页面中，用户可以输入日记内容，并添加照片、地址、日记本分类、可见范围等信息；如果之前存在草稿，也可以从草稿中导入内容。编辑完成后，点击右下角“发送”完成当前日记记录。</w:t>
        </w:r>
      </w:ins>
    </w:p>
    <w:p w14:paraId="090EA49E" w14:textId="21A075E7" w:rsidR="001106A2" w:rsidRDefault="001106A2" w:rsidP="00BE03D4">
      <w:pPr>
        <w:rPr>
          <w:ins w:id="289" w:author="嘉鑫 王" w:date="2026-09-14T19:31:00Z" w16du:dateUtc="2026-09-14T11:31:00Z"/>
        </w:rPr>
      </w:pPr>
      <w:ins w:id="290" w:author="嘉鑫 王" w:date="2026-09-14T19:30:00Z" w16du:dateUtc="2026-09-14T11:30:00Z">
        <w:r>
          <w:rPr>
            <w:rFonts w:hint="eastAsia"/>
            <w:noProof/>
          </w:rPr>
          <w:drawing>
            <wp:inline distT="0" distB="0" distL="0" distR="0" wp14:anchorId="47909D1A" wp14:editId="6BE8AD76">
              <wp:extent cx="1195200" cy="2552400"/>
              <wp:effectExtent l="0" t="0" r="5080" b="635"/>
              <wp:docPr id="1870379945" name="图片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2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Fonts w:hint="eastAsia"/>
            <w:noProof/>
          </w:rPr>
          <w:drawing>
            <wp:inline distT="0" distB="0" distL="0" distR="0" wp14:anchorId="03C1ECC8" wp14:editId="41A56D61">
              <wp:extent cx="1195200" cy="2552400"/>
              <wp:effectExtent l="0" t="0" r="5080" b="635"/>
              <wp:docPr id="442103960" name="图片 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3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3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Fonts w:hint="eastAsia"/>
            <w:noProof/>
          </w:rPr>
          <w:drawing>
            <wp:inline distT="0" distB="0" distL="0" distR="0" wp14:anchorId="0261E8FA" wp14:editId="01335DEB">
              <wp:extent cx="1195200" cy="2552400"/>
              <wp:effectExtent l="0" t="0" r="5080" b="635"/>
              <wp:docPr id="1522766373" name="图片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4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4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95200" cy="25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7484A90" w14:textId="49B55F7B" w:rsidR="001106A2" w:rsidDel="009D7CAD" w:rsidRDefault="00D3464F">
      <w:pPr>
        <w:rPr>
          <w:del w:id="291" w:author="嘉鑫 王" w:date="2026-09-14T19:40:00Z" w16du:dateUtc="2026-09-14T11:40:00Z"/>
        </w:rPr>
      </w:pPr>
      <w:ins w:id="292" w:author="嘉鑫 王" w:date="2026-09-14T19:40:00Z">
        <w:r w:rsidRPr="00D3464F">
          <w:lastRenderedPageBreak/>
          <w:t>日记发布后会显示在首页，用户点击内容可进入详情页查看。详情页中提供点赞、小纸条、存为图片和更多编辑能力。更多编辑中包含删除、封存、编辑内容、置顶日记、选择日记本、修改权限和复制链接等操作。</w:t>
        </w:r>
      </w:ins>
    </w:p>
    <w:p w14:paraId="5A08755A" w14:textId="77777777" w:rsidR="009D7CAD" w:rsidRPr="00925453" w:rsidRDefault="009D7CAD" w:rsidP="00BE03D4">
      <w:pPr>
        <w:rPr>
          <w:ins w:id="293" w:author="嘉鑫 王" w:date="2026-09-14T19:43:00Z" w16du:dateUtc="2026-09-14T11:43:00Z"/>
          <w:rFonts w:hint="eastAsia"/>
        </w:rPr>
      </w:pPr>
    </w:p>
    <w:p w14:paraId="42E6104B" w14:textId="26B4E89E" w:rsidR="00BE03D4" w:rsidRPr="00CF39A6" w:rsidRDefault="00BE03D4" w:rsidP="00CF39A6">
      <w:pPr>
        <w:outlineLvl w:val="0"/>
        <w:rPr>
          <w:ins w:id="294" w:author="嘉鑫 王" w:date="2026-09-14T19:43:00Z" w16du:dateUtc="2026-09-14T11:43:00Z"/>
          <w:b/>
          <w:bCs/>
          <w:rPrChange w:id="295" w:author="嘉鑫 王" w:date="2026-09-14T20:03:00Z" w16du:dateUtc="2026-09-14T12:03:00Z">
            <w:rPr>
              <w:ins w:id="296" w:author="嘉鑫 王" w:date="2026-09-14T19:43:00Z" w16du:dateUtc="2026-09-14T11:43:00Z"/>
            </w:rPr>
          </w:rPrChange>
        </w:rPr>
        <w:pPrChange w:id="297" w:author="嘉鑫 王" w:date="2026-09-14T20:06:00Z" w16du:dateUtc="2026-09-14T12:06:00Z">
          <w:pPr/>
        </w:pPrChange>
      </w:pPr>
      <w:bookmarkStart w:id="298" w:name="_Toc240309212"/>
      <w:r w:rsidRPr="00CF39A6">
        <w:rPr>
          <w:rFonts w:hint="eastAsia"/>
          <w:b/>
          <w:bCs/>
          <w:rPrChange w:id="299" w:author="嘉鑫 王" w:date="2026-09-14T20:03:00Z" w16du:dateUtc="2026-09-14T12:03:00Z">
            <w:rPr>
              <w:rFonts w:hint="eastAsia"/>
            </w:rPr>
          </w:rPrChange>
        </w:rPr>
        <w:t>3</w:t>
      </w:r>
      <w:ins w:id="300" w:author="嘉鑫 王" w:date="2026-09-14T20:03:00Z" w16du:dateUtc="2026-09-14T12:03:00Z">
        <w:r w:rsidR="00CF39A6" w:rsidRPr="00CF39A6">
          <w:rPr>
            <w:rFonts w:hint="eastAsia"/>
            <w:b/>
            <w:bCs/>
            <w:rPrChange w:id="301" w:author="嘉鑫 王" w:date="2026-09-14T20:03:00Z" w16du:dateUtc="2026-09-14T12:03:00Z">
              <w:rPr>
                <w:rFonts w:hint="eastAsia"/>
              </w:rPr>
            </w:rPrChange>
          </w:rPr>
          <w:t xml:space="preserve"> </w:t>
        </w:r>
      </w:ins>
      <w:r w:rsidRPr="00CF39A6">
        <w:rPr>
          <w:rFonts w:hint="eastAsia"/>
          <w:b/>
          <w:bCs/>
          <w:rPrChange w:id="302" w:author="嘉鑫 王" w:date="2026-09-14T20:03:00Z" w16du:dateUtc="2026-09-14T12:03:00Z">
            <w:rPr>
              <w:rFonts w:hint="eastAsia"/>
            </w:rPr>
          </w:rPrChange>
        </w:rPr>
        <w:t>分析对比</w:t>
      </w:r>
      <w:bookmarkEnd w:id="29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D7CAD" w14:paraId="55F78BC8" w14:textId="77777777" w:rsidTr="009D7CAD">
        <w:trPr>
          <w:ins w:id="303" w:author="嘉鑫 王" w:date="2026-09-14T19:46:00Z" w16du:dateUtc="2026-09-14T11:46:00Z"/>
        </w:trPr>
        <w:tc>
          <w:tcPr>
            <w:tcW w:w="2074" w:type="dxa"/>
          </w:tcPr>
          <w:p w14:paraId="1C0C3A09" w14:textId="1BCA7450" w:rsidR="009D7CAD" w:rsidRDefault="009D7CAD">
            <w:pPr>
              <w:rPr>
                <w:ins w:id="304" w:author="嘉鑫 王" w:date="2026-09-14T19:46:00Z" w16du:dateUtc="2026-09-14T11:46:00Z"/>
                <w:rFonts w:hint="eastAsia"/>
              </w:rPr>
            </w:pPr>
            <w:ins w:id="305" w:author="嘉鑫 王" w:date="2026-09-14T19:46:00Z" w16du:dateUtc="2026-09-14T11:46:00Z">
              <w:r>
                <w:rPr>
                  <w:rFonts w:hint="eastAsia"/>
                </w:rPr>
                <w:t>对比维度</w:t>
              </w:r>
            </w:ins>
          </w:p>
        </w:tc>
        <w:tc>
          <w:tcPr>
            <w:tcW w:w="2074" w:type="dxa"/>
          </w:tcPr>
          <w:p w14:paraId="1C1B35D3" w14:textId="54D8D1DF" w:rsidR="009D7CAD" w:rsidRDefault="009D7CAD">
            <w:pPr>
              <w:rPr>
                <w:ins w:id="306" w:author="嘉鑫 王" w:date="2026-09-14T19:46:00Z" w16du:dateUtc="2026-09-14T11:46:00Z"/>
                <w:rFonts w:hint="eastAsia"/>
              </w:rPr>
            </w:pPr>
            <w:ins w:id="307" w:author="嘉鑫 王" w:date="2026-09-14T19:46:00Z" w16du:dateUtc="2026-09-14T11:46:00Z">
              <w:r>
                <w:rPr>
                  <w:rFonts w:hint="eastAsia"/>
                </w:rPr>
                <w:t>吾记</w:t>
              </w:r>
            </w:ins>
          </w:p>
        </w:tc>
        <w:tc>
          <w:tcPr>
            <w:tcW w:w="2074" w:type="dxa"/>
          </w:tcPr>
          <w:p w14:paraId="5AECAF3A" w14:textId="643BBB66" w:rsidR="009D7CAD" w:rsidRDefault="009D7CAD">
            <w:pPr>
              <w:rPr>
                <w:ins w:id="308" w:author="嘉鑫 王" w:date="2026-09-14T19:46:00Z" w16du:dateUtc="2026-09-14T11:46:00Z"/>
                <w:rFonts w:hint="eastAsia"/>
              </w:rPr>
            </w:pPr>
            <w:ins w:id="309" w:author="嘉鑫 王" w:date="2026-09-14T19:46:00Z" w16du:dateUtc="2026-09-14T11:46:00Z">
              <w:r>
                <w:rPr>
                  <w:rFonts w:hint="eastAsia"/>
                </w:rPr>
                <w:t>EMMO</w:t>
              </w:r>
            </w:ins>
          </w:p>
        </w:tc>
        <w:tc>
          <w:tcPr>
            <w:tcW w:w="2074" w:type="dxa"/>
          </w:tcPr>
          <w:p w14:paraId="450B1A2A" w14:textId="561C0A0C" w:rsidR="009D7CAD" w:rsidRDefault="009D7CAD">
            <w:pPr>
              <w:rPr>
                <w:ins w:id="310" w:author="嘉鑫 王" w:date="2026-09-14T19:46:00Z" w16du:dateUtc="2026-09-14T11:46:00Z"/>
                <w:rFonts w:hint="eastAsia"/>
              </w:rPr>
            </w:pPr>
            <w:ins w:id="311" w:author="嘉鑫 王" w:date="2026-09-14T19:46:00Z" w16du:dateUtc="2026-09-14T11:46:00Z">
              <w:r>
                <w:rPr>
                  <w:rFonts w:hint="eastAsia"/>
                </w:rPr>
                <w:t>iCity</w:t>
              </w:r>
            </w:ins>
          </w:p>
        </w:tc>
      </w:tr>
      <w:tr w:rsidR="009D7CAD" w14:paraId="1E35BC47" w14:textId="77777777" w:rsidTr="009D7CAD">
        <w:trPr>
          <w:ins w:id="312" w:author="嘉鑫 王" w:date="2026-09-14T19:46:00Z" w16du:dateUtc="2026-09-14T11:46:00Z"/>
        </w:trPr>
        <w:tc>
          <w:tcPr>
            <w:tcW w:w="2074" w:type="dxa"/>
          </w:tcPr>
          <w:p w14:paraId="14BA5F49" w14:textId="51BD9E8B" w:rsidR="009D7CAD" w:rsidRDefault="009D7CAD">
            <w:pPr>
              <w:rPr>
                <w:ins w:id="313" w:author="嘉鑫 王" w:date="2026-09-14T19:46:00Z" w16du:dateUtc="2026-09-14T11:46:00Z"/>
                <w:rFonts w:hint="eastAsia"/>
              </w:rPr>
            </w:pPr>
            <w:ins w:id="314" w:author="嘉鑫 王" w:date="2026-09-14T19:46:00Z" w16du:dateUtc="2026-09-14T11:46:00Z">
              <w:r>
                <w:rPr>
                  <w:rFonts w:hint="eastAsia"/>
                </w:rPr>
                <w:t>产品定位</w:t>
              </w:r>
            </w:ins>
          </w:p>
        </w:tc>
        <w:tc>
          <w:tcPr>
            <w:tcW w:w="2074" w:type="dxa"/>
          </w:tcPr>
          <w:p w14:paraId="4CE62F03" w14:textId="3ABA4390" w:rsidR="009D7CAD" w:rsidRDefault="009D7CAD">
            <w:pPr>
              <w:rPr>
                <w:ins w:id="315" w:author="嘉鑫 王" w:date="2026-09-14T19:46:00Z" w16du:dateUtc="2026-09-14T11:46:00Z"/>
                <w:rFonts w:hint="eastAsia"/>
              </w:rPr>
            </w:pPr>
            <w:ins w:id="316" w:author="嘉鑫 王" w:date="2026-09-14T19:47:00Z">
              <w:r w:rsidRPr="009D7CAD">
                <w:t>偏传统私密日记工具，强调完整记录、分类整理和长期保存</w:t>
              </w:r>
            </w:ins>
          </w:p>
        </w:tc>
        <w:tc>
          <w:tcPr>
            <w:tcW w:w="2074" w:type="dxa"/>
          </w:tcPr>
          <w:p w14:paraId="35A66879" w14:textId="38754C55" w:rsidR="009D7CAD" w:rsidRDefault="009D7CAD">
            <w:pPr>
              <w:rPr>
                <w:ins w:id="317" w:author="嘉鑫 王" w:date="2026-09-14T19:46:00Z" w16du:dateUtc="2026-09-14T11:46:00Z"/>
                <w:rFonts w:hint="eastAsia"/>
              </w:rPr>
            </w:pPr>
            <w:ins w:id="318" w:author="嘉鑫 王" w:date="2026-09-14T19:47:00Z">
              <w:r w:rsidRPr="009D7CAD">
                <w:t>偏情绪日记，强调心情图案、表情贴纸和情绪表达</w:t>
              </w:r>
            </w:ins>
          </w:p>
        </w:tc>
        <w:tc>
          <w:tcPr>
            <w:tcW w:w="2074" w:type="dxa"/>
          </w:tcPr>
          <w:p w14:paraId="4C02B064" w14:textId="345180A8" w:rsidR="009D7CAD" w:rsidRDefault="009D7CAD">
            <w:pPr>
              <w:rPr>
                <w:ins w:id="319" w:author="嘉鑫 王" w:date="2026-09-14T19:46:00Z" w16du:dateUtc="2026-09-14T11:46:00Z"/>
                <w:rFonts w:hint="eastAsia"/>
              </w:rPr>
            </w:pPr>
            <w:ins w:id="320" w:author="嘉鑫 王" w:date="2026-09-14T19:47:00Z">
              <w:r w:rsidRPr="009D7CAD">
                <w:t>偏生活记录与社交结合，强调日记展示、互动和权限管理</w:t>
              </w:r>
            </w:ins>
          </w:p>
        </w:tc>
      </w:tr>
      <w:tr w:rsidR="009D7CAD" w14:paraId="1A2B7F2A" w14:textId="77777777" w:rsidTr="009D7CAD">
        <w:trPr>
          <w:ins w:id="321" w:author="嘉鑫 王" w:date="2026-09-14T19:46:00Z" w16du:dateUtc="2026-09-14T11:46:00Z"/>
        </w:trPr>
        <w:tc>
          <w:tcPr>
            <w:tcW w:w="2074" w:type="dxa"/>
          </w:tcPr>
          <w:p w14:paraId="0E84C25E" w14:textId="10478CCA" w:rsidR="009D7CAD" w:rsidRDefault="009D7CAD">
            <w:pPr>
              <w:rPr>
                <w:ins w:id="322" w:author="嘉鑫 王" w:date="2026-09-14T19:46:00Z" w16du:dateUtc="2026-09-14T11:46:00Z"/>
                <w:rFonts w:hint="eastAsia"/>
              </w:rPr>
            </w:pPr>
            <w:ins w:id="323" w:author="嘉鑫 王" w:date="2026-09-14T19:46:00Z" w16du:dateUtc="2026-09-14T11:46:00Z">
              <w:r>
                <w:rPr>
                  <w:rFonts w:hint="eastAsia"/>
                </w:rPr>
                <w:t>新建入口</w:t>
              </w:r>
            </w:ins>
          </w:p>
        </w:tc>
        <w:tc>
          <w:tcPr>
            <w:tcW w:w="2074" w:type="dxa"/>
          </w:tcPr>
          <w:p w14:paraId="16214A12" w14:textId="202EFBE3" w:rsidR="009D7CAD" w:rsidRDefault="009D7CAD">
            <w:pPr>
              <w:rPr>
                <w:ins w:id="324" w:author="嘉鑫 王" w:date="2026-09-14T19:46:00Z" w16du:dateUtc="2026-09-14T11:46:00Z"/>
                <w:rFonts w:hint="eastAsia"/>
              </w:rPr>
            </w:pPr>
            <w:ins w:id="325" w:author="嘉鑫 王" w:date="2026-09-14T19:47:00Z">
              <w:r w:rsidRPr="009D7CAD">
                <w:t>用户点击右下角“新增日记”进入编辑页</w:t>
              </w:r>
            </w:ins>
          </w:p>
        </w:tc>
        <w:tc>
          <w:tcPr>
            <w:tcW w:w="2074" w:type="dxa"/>
          </w:tcPr>
          <w:p w14:paraId="162357AD" w14:textId="4A84C081" w:rsidR="009D7CAD" w:rsidRDefault="009D7CAD">
            <w:pPr>
              <w:rPr>
                <w:ins w:id="326" w:author="嘉鑫 王" w:date="2026-09-14T19:46:00Z" w16du:dateUtc="2026-09-14T11:46:00Z"/>
                <w:rFonts w:hint="eastAsia"/>
              </w:rPr>
            </w:pPr>
            <w:ins w:id="327" w:author="嘉鑫 王" w:date="2026-09-14T19:47:00Z">
              <w:r w:rsidRPr="009D7CAD">
                <w:t>用户点击底部中间“新增日记”进入记录入口</w:t>
              </w:r>
            </w:ins>
          </w:p>
        </w:tc>
        <w:tc>
          <w:tcPr>
            <w:tcW w:w="2074" w:type="dxa"/>
          </w:tcPr>
          <w:p w14:paraId="64E75818" w14:textId="5DCB61CE" w:rsidR="009D7CAD" w:rsidRDefault="009D7CAD">
            <w:pPr>
              <w:rPr>
                <w:ins w:id="328" w:author="嘉鑫 王" w:date="2026-09-14T19:46:00Z" w16du:dateUtc="2026-09-14T11:46:00Z"/>
                <w:rFonts w:hint="eastAsia"/>
              </w:rPr>
            </w:pPr>
            <w:ins w:id="329" w:author="嘉鑫 王" w:date="2026-09-14T19:47:00Z">
              <w:r w:rsidRPr="009D7CAD">
                <w:t>用户可点击底部新增按钮，也可直接在首页记录框快速输入</w:t>
              </w:r>
            </w:ins>
          </w:p>
        </w:tc>
      </w:tr>
      <w:tr w:rsidR="009D7CAD" w14:paraId="7BDA7EA9" w14:textId="77777777" w:rsidTr="009D7CAD">
        <w:trPr>
          <w:ins w:id="330" w:author="嘉鑫 王" w:date="2026-09-14T19:46:00Z" w16du:dateUtc="2026-09-14T11:46:00Z"/>
        </w:trPr>
        <w:tc>
          <w:tcPr>
            <w:tcW w:w="2074" w:type="dxa"/>
          </w:tcPr>
          <w:p w14:paraId="11BA3E0F" w14:textId="22B2E0C8" w:rsidR="009D7CAD" w:rsidRDefault="009D7CAD">
            <w:pPr>
              <w:rPr>
                <w:ins w:id="331" w:author="嘉鑫 王" w:date="2026-09-14T19:46:00Z" w16du:dateUtc="2026-09-14T11:46:00Z"/>
                <w:rFonts w:hint="eastAsia"/>
              </w:rPr>
            </w:pPr>
            <w:ins w:id="332" w:author="嘉鑫 王" w:date="2026-09-14T19:46:00Z" w16du:dateUtc="2026-09-14T11:46:00Z">
              <w:r>
                <w:rPr>
                  <w:rFonts w:hint="eastAsia"/>
                </w:rPr>
                <w:t>记录</w:t>
              </w:r>
            </w:ins>
            <w:ins w:id="333" w:author="嘉鑫 王" w:date="2026-09-14T19:48:00Z" w16du:dateUtc="2026-09-14T11:48:00Z">
              <w:r>
                <w:rPr>
                  <w:rFonts w:hint="eastAsia"/>
                </w:rPr>
                <w:t>起点</w:t>
              </w:r>
            </w:ins>
          </w:p>
        </w:tc>
        <w:tc>
          <w:tcPr>
            <w:tcW w:w="2074" w:type="dxa"/>
          </w:tcPr>
          <w:p w14:paraId="30EB8A16" w14:textId="7A9EBB25" w:rsidR="009D7CAD" w:rsidRDefault="009D7CAD">
            <w:pPr>
              <w:rPr>
                <w:ins w:id="334" w:author="嘉鑫 王" w:date="2026-09-14T19:46:00Z" w16du:dateUtc="2026-09-14T11:46:00Z"/>
                <w:rFonts w:hint="eastAsia"/>
              </w:rPr>
            </w:pPr>
            <w:ins w:id="335" w:author="嘉鑫 王" w:date="2026-09-14T19:47:00Z">
              <w:r w:rsidRPr="009D7CAD">
                <w:t>以文字输入为核心，进入后直接开始写日记</w:t>
              </w:r>
            </w:ins>
          </w:p>
        </w:tc>
        <w:tc>
          <w:tcPr>
            <w:tcW w:w="2074" w:type="dxa"/>
          </w:tcPr>
          <w:p w14:paraId="571D3027" w14:textId="5950BBF5" w:rsidR="009D7CAD" w:rsidRDefault="009D7CAD">
            <w:pPr>
              <w:rPr>
                <w:ins w:id="336" w:author="嘉鑫 王" w:date="2026-09-14T19:46:00Z" w16du:dateUtc="2026-09-14T11:46:00Z"/>
                <w:rFonts w:hint="eastAsia"/>
              </w:rPr>
            </w:pPr>
            <w:ins w:id="337" w:author="嘉鑫 王" w:date="2026-09-14T19:48:00Z">
              <w:r w:rsidRPr="009D7CAD">
                <w:t>以心情选择为起点，先选今日心情再进入记录</w:t>
              </w:r>
            </w:ins>
          </w:p>
        </w:tc>
        <w:tc>
          <w:tcPr>
            <w:tcW w:w="2074" w:type="dxa"/>
          </w:tcPr>
          <w:p w14:paraId="15CD30EC" w14:textId="4661EDE8" w:rsidR="009D7CAD" w:rsidRDefault="009D7CAD">
            <w:pPr>
              <w:rPr>
                <w:ins w:id="338" w:author="嘉鑫 王" w:date="2026-09-14T19:46:00Z" w16du:dateUtc="2026-09-14T11:46:00Z"/>
                <w:rFonts w:hint="eastAsia"/>
              </w:rPr>
            </w:pPr>
            <w:ins w:id="339" w:author="嘉鑫 王" w:date="2026-09-14T19:48:00Z">
              <w:r w:rsidRPr="009D7CAD">
                <w:t>支持快速输入和完整编辑两种方式</w:t>
              </w:r>
            </w:ins>
          </w:p>
        </w:tc>
      </w:tr>
      <w:tr w:rsidR="009D7CAD" w14:paraId="68A8592D" w14:textId="77777777" w:rsidTr="009D7CAD">
        <w:trPr>
          <w:ins w:id="340" w:author="嘉鑫 王" w:date="2026-09-14T19:46:00Z" w16du:dateUtc="2026-09-14T11:46:00Z"/>
        </w:trPr>
        <w:tc>
          <w:tcPr>
            <w:tcW w:w="2074" w:type="dxa"/>
          </w:tcPr>
          <w:p w14:paraId="083A0AB1" w14:textId="333D515E" w:rsidR="009D7CAD" w:rsidRDefault="009D7CAD">
            <w:pPr>
              <w:rPr>
                <w:ins w:id="341" w:author="嘉鑫 王" w:date="2026-09-14T19:46:00Z" w16du:dateUtc="2026-09-14T11:46:00Z"/>
                <w:rFonts w:hint="eastAsia"/>
              </w:rPr>
            </w:pPr>
            <w:ins w:id="342" w:author="嘉鑫 王" w:date="2026-09-14T19:46:00Z" w16du:dateUtc="2026-09-14T11:46:00Z">
              <w:r>
                <w:rPr>
                  <w:rFonts w:hint="eastAsia"/>
                </w:rPr>
                <w:t>支持内容</w:t>
              </w:r>
            </w:ins>
          </w:p>
        </w:tc>
        <w:tc>
          <w:tcPr>
            <w:tcW w:w="2074" w:type="dxa"/>
          </w:tcPr>
          <w:p w14:paraId="35B8CDFE" w14:textId="79F708E1" w:rsidR="009D7CAD" w:rsidRDefault="00BB1A09">
            <w:pPr>
              <w:rPr>
                <w:ins w:id="343" w:author="嘉鑫 王" w:date="2026-09-14T19:46:00Z" w16du:dateUtc="2026-09-14T11:46:00Z"/>
                <w:rFonts w:hint="eastAsia"/>
              </w:rPr>
            </w:pPr>
            <w:ins w:id="344" w:author="嘉鑫 王" w:date="2026-09-14T19:51:00Z">
              <w:r w:rsidRPr="00BB1A09">
                <w:t>支持文字、图片、视频、分类、字体、背景、日期、时间、天气、位置等内容</w:t>
              </w:r>
            </w:ins>
          </w:p>
        </w:tc>
        <w:tc>
          <w:tcPr>
            <w:tcW w:w="2074" w:type="dxa"/>
          </w:tcPr>
          <w:p w14:paraId="0DC34AC4" w14:textId="33933229" w:rsidR="009D7CAD" w:rsidRDefault="00BB1A09">
            <w:pPr>
              <w:rPr>
                <w:ins w:id="345" w:author="嘉鑫 王" w:date="2026-09-14T19:46:00Z" w16du:dateUtc="2026-09-14T11:46:00Z"/>
                <w:rFonts w:hint="eastAsia"/>
              </w:rPr>
            </w:pPr>
            <w:ins w:id="346" w:author="嘉鑫 王" w:date="2026-09-14T19:51:00Z">
              <w:r w:rsidRPr="00BB1A09">
                <w:t>支持文字、心情、照片、视频、音频、贴纸、涂鸦、待办等内容</w:t>
              </w:r>
            </w:ins>
          </w:p>
        </w:tc>
        <w:tc>
          <w:tcPr>
            <w:tcW w:w="2074" w:type="dxa"/>
          </w:tcPr>
          <w:p w14:paraId="1817EB3E" w14:textId="2AB6C6A3" w:rsidR="009D7CAD" w:rsidRDefault="00BB1A09">
            <w:pPr>
              <w:rPr>
                <w:ins w:id="347" w:author="嘉鑫 王" w:date="2026-09-14T19:46:00Z" w16du:dateUtc="2026-09-14T11:46:00Z"/>
                <w:rFonts w:hint="eastAsia"/>
              </w:rPr>
            </w:pPr>
            <w:ins w:id="348" w:author="嘉鑫 王" w:date="2026-09-14T19:51:00Z">
              <w:r w:rsidRPr="00BB1A09">
                <w:t>支持文字、照片、地址、日记本、可见范围和草稿导入</w:t>
              </w:r>
            </w:ins>
          </w:p>
        </w:tc>
      </w:tr>
      <w:tr w:rsidR="009D7CAD" w14:paraId="2F26B9C7" w14:textId="77777777" w:rsidTr="009D7CAD">
        <w:trPr>
          <w:ins w:id="349" w:author="嘉鑫 王" w:date="2026-09-14T19:46:00Z" w16du:dateUtc="2026-09-14T11:46:00Z"/>
        </w:trPr>
        <w:tc>
          <w:tcPr>
            <w:tcW w:w="2074" w:type="dxa"/>
          </w:tcPr>
          <w:p w14:paraId="1D720145" w14:textId="37A5F182" w:rsidR="009D7CAD" w:rsidRDefault="009D7CAD">
            <w:pPr>
              <w:rPr>
                <w:ins w:id="350" w:author="嘉鑫 王" w:date="2026-09-14T19:46:00Z" w16du:dateUtc="2026-09-14T11:46:00Z"/>
                <w:rFonts w:hint="eastAsia"/>
              </w:rPr>
            </w:pPr>
            <w:ins w:id="351" w:author="嘉鑫 王" w:date="2026-09-14T19:47:00Z" w16du:dateUtc="2026-09-14T11:47:00Z">
              <w:r>
                <w:rPr>
                  <w:rFonts w:hint="eastAsia"/>
                </w:rPr>
                <w:t>详情展示</w:t>
              </w:r>
            </w:ins>
          </w:p>
        </w:tc>
        <w:tc>
          <w:tcPr>
            <w:tcW w:w="2074" w:type="dxa"/>
          </w:tcPr>
          <w:p w14:paraId="39A77973" w14:textId="73985900" w:rsidR="009D7CAD" w:rsidRDefault="00BB1A09">
            <w:pPr>
              <w:rPr>
                <w:ins w:id="352" w:author="嘉鑫 王" w:date="2026-09-14T19:46:00Z" w16du:dateUtc="2026-09-14T11:46:00Z"/>
                <w:rFonts w:hint="eastAsia"/>
              </w:rPr>
            </w:pPr>
            <w:ins w:id="353" w:author="嘉鑫 王" w:date="2026-09-14T19:51:00Z">
              <w:r w:rsidRPr="00BB1A09">
                <w:t>日记保存后以时间轴形式显示，点击查看详情</w:t>
              </w:r>
            </w:ins>
          </w:p>
        </w:tc>
        <w:tc>
          <w:tcPr>
            <w:tcW w:w="2074" w:type="dxa"/>
          </w:tcPr>
          <w:p w14:paraId="68EB1242" w14:textId="5F03A0E4" w:rsidR="009D7CAD" w:rsidRDefault="00BB1A09">
            <w:pPr>
              <w:rPr>
                <w:ins w:id="354" w:author="嘉鑫 王" w:date="2026-09-14T19:46:00Z" w16du:dateUtc="2026-09-14T11:46:00Z"/>
                <w:rFonts w:hint="eastAsia"/>
              </w:rPr>
            </w:pPr>
            <w:ins w:id="355" w:author="嘉鑫 王" w:date="2026-09-14T19:52:00Z">
              <w:r w:rsidRPr="00BB1A09">
                <w:t>首页展示今日心情，点击查看日记内容</w:t>
              </w:r>
            </w:ins>
          </w:p>
        </w:tc>
        <w:tc>
          <w:tcPr>
            <w:tcW w:w="2074" w:type="dxa"/>
          </w:tcPr>
          <w:p w14:paraId="1D2853E2" w14:textId="4EFBE0B7" w:rsidR="009D7CAD" w:rsidRDefault="00BB1A09">
            <w:pPr>
              <w:rPr>
                <w:ins w:id="356" w:author="嘉鑫 王" w:date="2026-09-14T19:46:00Z" w16du:dateUtc="2026-09-14T11:46:00Z"/>
                <w:rFonts w:hint="eastAsia"/>
              </w:rPr>
            </w:pPr>
            <w:ins w:id="357" w:author="嘉鑫 王" w:date="2026-09-14T19:52:00Z">
              <w:r w:rsidRPr="00BB1A09">
                <w:t>首页显示内容流，点击后可点赞、编辑、封存或分享</w:t>
              </w:r>
            </w:ins>
          </w:p>
        </w:tc>
      </w:tr>
      <w:tr w:rsidR="00BB1A09" w14:paraId="4C0FC1E7" w14:textId="77777777" w:rsidTr="009D7CAD">
        <w:trPr>
          <w:ins w:id="358" w:author="嘉鑫 王" w:date="2026-09-14T19:55:00Z" w16du:dateUtc="2026-09-14T11:55:00Z"/>
        </w:trPr>
        <w:tc>
          <w:tcPr>
            <w:tcW w:w="2074" w:type="dxa"/>
          </w:tcPr>
          <w:p w14:paraId="67A6A4C3" w14:textId="04F04792" w:rsidR="00BB1A09" w:rsidRDefault="00BB1A09">
            <w:pPr>
              <w:rPr>
                <w:ins w:id="359" w:author="嘉鑫 王" w:date="2026-09-14T19:55:00Z" w16du:dateUtc="2026-09-14T11:55:00Z"/>
                <w:rFonts w:hint="eastAsia"/>
              </w:rPr>
            </w:pPr>
            <w:ins w:id="360" w:author="嘉鑫 王" w:date="2026-09-14T19:55:00Z" w16du:dateUtc="2026-09-14T11:55:00Z">
              <w:r>
                <w:rPr>
                  <w:rFonts w:hint="eastAsia"/>
                </w:rPr>
                <w:t>优点</w:t>
              </w:r>
            </w:ins>
          </w:p>
        </w:tc>
        <w:tc>
          <w:tcPr>
            <w:tcW w:w="2074" w:type="dxa"/>
          </w:tcPr>
          <w:p w14:paraId="7F0BAE78" w14:textId="61084A4C" w:rsidR="00BB1A09" w:rsidRPr="00BB1A09" w:rsidRDefault="00BB1A09">
            <w:pPr>
              <w:rPr>
                <w:ins w:id="361" w:author="嘉鑫 王" w:date="2026-09-14T19:55:00Z" w16du:dateUtc="2026-09-14T11:55:00Z"/>
              </w:rPr>
            </w:pPr>
            <w:ins w:id="362" w:author="嘉鑫 王" w:date="2026-09-14T19:55:00Z">
              <w:r w:rsidRPr="00BB1A09">
                <w:t>功能完整，记录维度丰富，适合长期写作和内容归档</w:t>
              </w:r>
            </w:ins>
          </w:p>
        </w:tc>
        <w:tc>
          <w:tcPr>
            <w:tcW w:w="2074" w:type="dxa"/>
          </w:tcPr>
          <w:p w14:paraId="7E31256E" w14:textId="6FAF7F1F" w:rsidR="00BB1A09" w:rsidRPr="00BB1A09" w:rsidRDefault="00BB1A09">
            <w:pPr>
              <w:rPr>
                <w:ins w:id="363" w:author="嘉鑫 王" w:date="2026-09-14T19:55:00Z" w16du:dateUtc="2026-09-14T11:55:00Z"/>
              </w:rPr>
            </w:pPr>
            <w:ins w:id="364" w:author="嘉鑫 王" w:date="2026-09-14T19:55:00Z">
              <w:r w:rsidRPr="00BB1A09">
                <w:t>情绪表达强，记录门槛低，视觉风格年轻化，适合碎片化记录</w:t>
              </w:r>
            </w:ins>
          </w:p>
        </w:tc>
        <w:tc>
          <w:tcPr>
            <w:tcW w:w="2074" w:type="dxa"/>
          </w:tcPr>
          <w:p w14:paraId="3E75E645" w14:textId="225918D6" w:rsidR="00BB1A09" w:rsidRPr="00BB1A09" w:rsidRDefault="00BB1A09">
            <w:pPr>
              <w:rPr>
                <w:ins w:id="365" w:author="嘉鑫 王" w:date="2026-09-14T19:55:00Z" w16du:dateUtc="2026-09-14T11:55:00Z"/>
              </w:rPr>
            </w:pPr>
            <w:ins w:id="366" w:author="嘉鑫 王" w:date="2026-09-14T19:55:00Z">
              <w:r w:rsidRPr="00BB1A09">
                <w:t>入口灵活，兼顾快速输入和完整编辑，内容管理与互动能力较强</w:t>
              </w:r>
            </w:ins>
          </w:p>
        </w:tc>
      </w:tr>
      <w:tr w:rsidR="00BB1A09" w14:paraId="327E956D" w14:textId="77777777" w:rsidTr="009D7CAD">
        <w:trPr>
          <w:ins w:id="367" w:author="嘉鑫 王" w:date="2026-09-14T19:55:00Z" w16du:dateUtc="2026-09-14T11:55:00Z"/>
        </w:trPr>
        <w:tc>
          <w:tcPr>
            <w:tcW w:w="2074" w:type="dxa"/>
          </w:tcPr>
          <w:p w14:paraId="2749560B" w14:textId="5EF722F1" w:rsidR="00BB1A09" w:rsidRDefault="00BB1A09">
            <w:pPr>
              <w:rPr>
                <w:ins w:id="368" w:author="嘉鑫 王" w:date="2026-09-14T19:55:00Z" w16du:dateUtc="2026-09-14T11:55:00Z"/>
                <w:rFonts w:hint="eastAsia"/>
              </w:rPr>
            </w:pPr>
            <w:ins w:id="369" w:author="嘉鑫 王" w:date="2026-09-14T19:55:00Z" w16du:dateUtc="2026-09-14T11:55:00Z">
              <w:r>
                <w:rPr>
                  <w:rFonts w:hint="eastAsia"/>
                </w:rPr>
                <w:t>缺点</w:t>
              </w:r>
            </w:ins>
          </w:p>
        </w:tc>
        <w:tc>
          <w:tcPr>
            <w:tcW w:w="2074" w:type="dxa"/>
          </w:tcPr>
          <w:p w14:paraId="4376B9A4" w14:textId="74ECFED4" w:rsidR="00BB1A09" w:rsidRPr="00BB1A09" w:rsidRDefault="00BB1A09">
            <w:pPr>
              <w:rPr>
                <w:ins w:id="370" w:author="嘉鑫 王" w:date="2026-09-14T19:55:00Z" w16du:dateUtc="2026-09-14T11:55:00Z"/>
              </w:rPr>
            </w:pPr>
            <w:ins w:id="371" w:author="嘉鑫 王" w:date="2026-09-14T19:55:00Z">
              <w:r w:rsidRPr="00BB1A09">
                <w:t>功能项较多，用户第一次记录时可能感到复杂</w:t>
              </w:r>
            </w:ins>
          </w:p>
        </w:tc>
        <w:tc>
          <w:tcPr>
            <w:tcW w:w="2074" w:type="dxa"/>
          </w:tcPr>
          <w:p w14:paraId="3CBC93A8" w14:textId="6B89E3BD" w:rsidR="00BB1A09" w:rsidRPr="00BB1A09" w:rsidRDefault="00BB1A09">
            <w:pPr>
              <w:rPr>
                <w:ins w:id="372" w:author="嘉鑫 王" w:date="2026-09-14T19:55:00Z" w16du:dateUtc="2026-09-14T11:55:00Z"/>
              </w:rPr>
            </w:pPr>
            <w:ins w:id="373" w:author="嘉鑫 王" w:date="2026-09-14T19:56:00Z">
              <w:r w:rsidRPr="00BB1A09">
                <w:t>情绪和装饰元素较多，长文本记录和严肃复盘能力相对不足；内容更偏表达，后续学习价值有限</w:t>
              </w:r>
            </w:ins>
          </w:p>
        </w:tc>
        <w:tc>
          <w:tcPr>
            <w:tcW w:w="2074" w:type="dxa"/>
          </w:tcPr>
          <w:p w14:paraId="29796E06" w14:textId="6D99BAA9" w:rsidR="00BB1A09" w:rsidRPr="00BB1A09" w:rsidRDefault="00BB1A09">
            <w:pPr>
              <w:rPr>
                <w:ins w:id="374" w:author="嘉鑫 王" w:date="2026-09-14T19:55:00Z" w16du:dateUtc="2026-09-14T11:55:00Z"/>
              </w:rPr>
            </w:pPr>
            <w:ins w:id="375" w:author="嘉鑫 王" w:date="2026-09-14T19:56:00Z">
              <w:r w:rsidRPr="00BB1A09">
                <w:t>社交和管理功能较多，容易分散“写日记”本身的注意力</w:t>
              </w:r>
            </w:ins>
          </w:p>
        </w:tc>
      </w:tr>
    </w:tbl>
    <w:p w14:paraId="29026994" w14:textId="77777777" w:rsidR="00BB1A09" w:rsidRPr="00BB1A09" w:rsidRDefault="00BB1A09" w:rsidP="00BB1A09">
      <w:pPr>
        <w:rPr>
          <w:ins w:id="376" w:author="嘉鑫 王" w:date="2026-09-14T19:56:00Z"/>
        </w:rPr>
      </w:pPr>
      <w:ins w:id="377" w:author="嘉鑫 王" w:date="2026-09-14T19:56:00Z">
        <w:r w:rsidRPr="00BB1A09">
          <w:t>从整体定位来看，三款产品分别代表了不同类型的日记产品。吾记偏向传统私密日记，优势在于功能完整、记录维度丰富，适合长期保存和系统整理；EMMO偏向情绪日记，优势在于通过心情图案降低用户开始记录的门槛，适合年轻用户进行轻量化表达；iCity则偏向日记与社交结合，优势在于支持快速记录、内容展示和后续管理。</w:t>
        </w:r>
      </w:ins>
    </w:p>
    <w:p w14:paraId="5C9908DD" w14:textId="77777777" w:rsidR="00BB1A09" w:rsidRPr="00BB1A09" w:rsidRDefault="00BB1A09" w:rsidP="00BB1A09">
      <w:pPr>
        <w:rPr>
          <w:ins w:id="378" w:author="嘉鑫 王" w:date="2026-09-14T19:56:00Z"/>
        </w:rPr>
      </w:pPr>
      <w:ins w:id="379" w:author="嘉鑫 王" w:date="2026-09-14T19:56:00Z">
        <w:r w:rsidRPr="00BB1A09">
          <w:t>但三款产品也存在一定不足。吾记虽然功能丰富，但编辑项较多，用户在第一次写日记时容易产生操作负担；EMMO虽然情绪表达有特色，但更偏视觉化和碎片化，长文本沉淀和深度复盘能力相对较弱；iCity虽然支持快速记录和社交互动，但社交属性较</w:t>
        </w:r>
        <w:r w:rsidRPr="00BB1A09">
          <w:lastRenderedPageBreak/>
          <w:t>强，可能会分散用户对“记录自己”的注意力，也会让部分重视隐私的用户产生顾虑。</w:t>
        </w:r>
      </w:ins>
    </w:p>
    <w:p w14:paraId="46B32C81" w14:textId="4DAFC4CA" w:rsidR="009D7CAD" w:rsidRPr="00BB1A09" w:rsidRDefault="00BB1A09">
      <w:pPr>
        <w:rPr>
          <w:rFonts w:hint="eastAsia"/>
        </w:rPr>
      </w:pPr>
      <w:ins w:id="380" w:author="嘉鑫 王" w:date="2026-09-14T19:56:00Z">
        <w:r w:rsidRPr="00BB1A09">
          <w:t>因此，在设计新的新建日记功能时，可以综合借鉴三者优点，同时避免其不足。功能上应保留必要的日期、心情、标题、正文、图片等记录要素；交互上应减少复杂入口和过多装饰，让用户打开后能够快速开始记录；后续管理上应支持修改、删除、保存草稿和历史回顾，但不必过早加入复杂社交功能。</w:t>
        </w:r>
      </w:ins>
    </w:p>
    <w:p w14:paraId="4787FB9B" w14:textId="42BF882B" w:rsidR="003F6B58" w:rsidRPr="003F6B58" w:rsidRDefault="00BE03D4" w:rsidP="003F6B58">
      <w:pPr>
        <w:outlineLvl w:val="0"/>
        <w:rPr>
          <w:ins w:id="381" w:author="嘉鑫 王" w:date="2026-09-14T20:10:00Z" w16du:dateUtc="2026-09-14T12:10:00Z"/>
          <w:b/>
          <w:bCs/>
          <w:rPrChange w:id="382" w:author="嘉鑫 王" w:date="2026-09-14T20:12:00Z" w16du:dateUtc="2026-09-14T12:12:00Z">
            <w:rPr>
              <w:ins w:id="383" w:author="嘉鑫 王" w:date="2026-09-14T20:10:00Z" w16du:dateUtc="2026-09-14T12:10:00Z"/>
            </w:rPr>
          </w:rPrChange>
        </w:rPr>
        <w:pPrChange w:id="384" w:author="嘉鑫 王" w:date="2026-09-14T20:11:00Z" w16du:dateUtc="2026-09-14T12:11:00Z">
          <w:pPr/>
        </w:pPrChange>
      </w:pPr>
      <w:del w:id="385" w:author="嘉鑫 王" w:date="2026-09-14T20:11:00Z" w16du:dateUtc="2026-09-14T12:11:00Z">
        <w:r w:rsidRPr="003F6B58" w:rsidDel="003F6B58">
          <w:rPr>
            <w:rFonts w:hint="eastAsia"/>
            <w:b/>
            <w:bCs/>
            <w:rPrChange w:id="386" w:author="嘉鑫 王" w:date="2026-09-14T20:12:00Z" w16du:dateUtc="2026-09-14T12:12:00Z">
              <w:rPr>
                <w:rFonts w:hint="eastAsia"/>
              </w:rPr>
            </w:rPrChange>
          </w:rPr>
          <w:delText>4未来方向</w:delText>
        </w:r>
      </w:del>
      <w:bookmarkStart w:id="387" w:name="_Toc240309213"/>
      <w:ins w:id="388" w:author="嘉鑫 王" w:date="2026-09-14T20:10:00Z" w16du:dateUtc="2026-09-14T12:10:00Z">
        <w:r w:rsidR="003F6B58" w:rsidRPr="003F6B58">
          <w:rPr>
            <w:rFonts w:hint="eastAsia"/>
            <w:b/>
            <w:bCs/>
            <w:rPrChange w:id="389" w:author="嘉鑫 王" w:date="2026-09-14T20:12:00Z" w16du:dateUtc="2026-09-14T12:12:00Z">
              <w:rPr>
                <w:rFonts w:hint="eastAsia"/>
              </w:rPr>
            </w:rPrChange>
          </w:rPr>
          <w:t>4 未来方向</w:t>
        </w:r>
        <w:bookmarkEnd w:id="387"/>
      </w:ins>
    </w:p>
    <w:p w14:paraId="0BE4DF0D" w14:textId="0092AEE0" w:rsidR="003F6B58" w:rsidRPr="003F6B58" w:rsidRDefault="003F6B58" w:rsidP="003F6B58">
      <w:pPr>
        <w:outlineLvl w:val="1"/>
        <w:rPr>
          <w:ins w:id="390" w:author="嘉鑫 王" w:date="2026-09-14T20:11:00Z" w16du:dateUtc="2026-09-14T12:11:00Z"/>
          <w:b/>
          <w:bCs/>
          <w:rPrChange w:id="391" w:author="嘉鑫 王" w:date="2026-09-14T20:12:00Z" w16du:dateUtc="2026-09-14T12:12:00Z">
            <w:rPr>
              <w:ins w:id="392" w:author="嘉鑫 王" w:date="2026-09-14T20:11:00Z" w16du:dateUtc="2026-09-14T12:11:00Z"/>
            </w:rPr>
          </w:rPrChange>
        </w:rPr>
        <w:pPrChange w:id="393" w:author="嘉鑫 王" w:date="2026-09-14T20:12:00Z" w16du:dateUtc="2026-09-14T12:12:00Z">
          <w:pPr/>
        </w:pPrChange>
      </w:pPr>
      <w:bookmarkStart w:id="394" w:name="_Toc240309214"/>
      <w:ins w:id="395" w:author="嘉鑫 王" w:date="2026-09-14T20:11:00Z" w16du:dateUtc="2026-09-14T12:11:00Z">
        <w:r w:rsidRPr="003F6B58">
          <w:rPr>
            <w:rFonts w:hint="eastAsia"/>
            <w:b/>
            <w:bCs/>
            <w:rPrChange w:id="396" w:author="嘉鑫 王" w:date="2026-09-14T20:12:00Z" w16du:dateUtc="2026-09-14T12:12:00Z">
              <w:rPr>
                <w:rFonts w:hint="eastAsia"/>
              </w:rPr>
            </w:rPrChange>
          </w:rPr>
          <w:t>4.1 新建入口</w:t>
        </w:r>
        <w:bookmarkEnd w:id="394"/>
      </w:ins>
    </w:p>
    <w:p w14:paraId="5F7F2396" w14:textId="71013203" w:rsidR="003F6B58" w:rsidRDefault="003F6B58" w:rsidP="00CF39A6">
      <w:pPr>
        <w:rPr>
          <w:ins w:id="397" w:author="嘉鑫 王" w:date="2026-09-14T20:11:00Z" w16du:dateUtc="2026-09-14T12:11:00Z"/>
          <w:rFonts w:hint="eastAsia"/>
        </w:rPr>
      </w:pPr>
      <w:ins w:id="398" w:author="嘉鑫 王" w:date="2026-09-14T20:11:00Z" w16du:dateUtc="2026-09-14T12:11:00Z">
        <w:r w:rsidRPr="00CF39A6">
          <w:t>新建入口应保持简洁、清晰，降低用户寻找功能的成本。可参考吾记在页面右下角设置固定“新建”按钮的方式，使用户进入产品后能够快速识别记录入口。同时，也可以结合首页内容区设置轻量化记录入口，方便用户在有记录想法时直接开始书写，提升日记创建效率。</w:t>
        </w:r>
      </w:ins>
    </w:p>
    <w:p w14:paraId="20EB1CBB" w14:textId="3167BAC2" w:rsidR="003F6B58" w:rsidRPr="003F6B58" w:rsidRDefault="003F6B58" w:rsidP="003F6B58">
      <w:pPr>
        <w:outlineLvl w:val="1"/>
        <w:rPr>
          <w:ins w:id="399" w:author="嘉鑫 王" w:date="2026-09-14T20:11:00Z" w16du:dateUtc="2026-09-14T12:11:00Z"/>
          <w:b/>
          <w:bCs/>
          <w:rPrChange w:id="400" w:author="嘉鑫 王" w:date="2026-09-14T20:12:00Z" w16du:dateUtc="2026-09-14T12:12:00Z">
            <w:rPr>
              <w:ins w:id="401" w:author="嘉鑫 王" w:date="2026-09-14T20:11:00Z" w16du:dateUtc="2026-09-14T12:11:00Z"/>
            </w:rPr>
          </w:rPrChange>
        </w:rPr>
        <w:pPrChange w:id="402" w:author="嘉鑫 王" w:date="2026-09-14T20:12:00Z" w16du:dateUtc="2026-09-14T12:12:00Z">
          <w:pPr/>
        </w:pPrChange>
      </w:pPr>
      <w:bookmarkStart w:id="403" w:name="_Toc240309215"/>
      <w:ins w:id="404" w:author="嘉鑫 王" w:date="2026-09-14T20:11:00Z" w16du:dateUtc="2026-09-14T12:11:00Z">
        <w:r w:rsidRPr="003F6B58">
          <w:rPr>
            <w:rFonts w:hint="eastAsia"/>
            <w:b/>
            <w:bCs/>
            <w:rPrChange w:id="405" w:author="嘉鑫 王" w:date="2026-09-14T20:12:00Z" w16du:dateUtc="2026-09-14T12:12:00Z">
              <w:rPr>
                <w:rFonts w:hint="eastAsia"/>
              </w:rPr>
            </w:rPrChange>
          </w:rPr>
          <w:t>4.2 记录起点</w:t>
        </w:r>
        <w:bookmarkEnd w:id="403"/>
      </w:ins>
    </w:p>
    <w:p w14:paraId="5A4952AC" w14:textId="30E7E540" w:rsidR="003F6B58" w:rsidRDefault="003F6B58" w:rsidP="00CF39A6">
      <w:pPr>
        <w:rPr>
          <w:ins w:id="406" w:author="嘉鑫 王" w:date="2026-09-14T20:11:00Z" w16du:dateUtc="2026-09-14T12:11:00Z"/>
          <w:rFonts w:hint="eastAsia"/>
        </w:rPr>
      </w:pPr>
      <w:ins w:id="407" w:author="嘉鑫 王" w:date="2026-09-14T20:11:00Z" w16du:dateUtc="2026-09-14T12:11:00Z">
        <w:r w:rsidRPr="00CF39A6">
          <w:t>记录起点应尽量降低用户开始写作的心理门槛。可借鉴 EMMO 的心情选择机制，让用户先选择今日心情，再进入正文记录；也可以提供“今天发生了什么”“今天最想记录什么”等轻量化提示，帮助用户快速进入记录状态。整体流程应避免过多前置操作，让用户先完成记录，再根据需要补充其他信息。</w:t>
        </w:r>
      </w:ins>
    </w:p>
    <w:p w14:paraId="2C762B64" w14:textId="6AC23FA6" w:rsidR="003F6B58" w:rsidRPr="003F6B58" w:rsidRDefault="003F6B58" w:rsidP="003F6B58">
      <w:pPr>
        <w:outlineLvl w:val="1"/>
        <w:rPr>
          <w:ins w:id="408" w:author="嘉鑫 王" w:date="2026-09-14T20:11:00Z" w16du:dateUtc="2026-09-14T12:11:00Z"/>
          <w:b/>
          <w:bCs/>
          <w:rPrChange w:id="409" w:author="嘉鑫 王" w:date="2026-09-14T20:12:00Z" w16du:dateUtc="2026-09-14T12:12:00Z">
            <w:rPr>
              <w:ins w:id="410" w:author="嘉鑫 王" w:date="2026-09-14T20:11:00Z" w16du:dateUtc="2026-09-14T12:11:00Z"/>
            </w:rPr>
          </w:rPrChange>
        </w:rPr>
        <w:pPrChange w:id="411" w:author="嘉鑫 王" w:date="2026-09-14T20:12:00Z" w16du:dateUtc="2026-09-14T12:12:00Z">
          <w:pPr/>
        </w:pPrChange>
      </w:pPr>
      <w:bookmarkStart w:id="412" w:name="_Toc240309216"/>
      <w:ins w:id="413" w:author="嘉鑫 王" w:date="2026-09-14T20:11:00Z" w16du:dateUtc="2026-09-14T12:11:00Z">
        <w:r w:rsidRPr="003F6B58">
          <w:rPr>
            <w:rFonts w:hint="eastAsia"/>
            <w:b/>
            <w:bCs/>
            <w:rPrChange w:id="414" w:author="嘉鑫 王" w:date="2026-09-14T20:12:00Z" w16du:dateUtc="2026-09-14T12:12:00Z">
              <w:rPr>
                <w:rFonts w:hint="eastAsia"/>
              </w:rPr>
            </w:rPrChange>
          </w:rPr>
          <w:t>4.3 支持内容</w:t>
        </w:r>
        <w:bookmarkEnd w:id="412"/>
      </w:ins>
    </w:p>
    <w:p w14:paraId="282C62E6" w14:textId="5EE94E13" w:rsidR="003F6B58" w:rsidRDefault="003F6B58" w:rsidP="00CF39A6">
      <w:pPr>
        <w:rPr>
          <w:ins w:id="415" w:author="嘉鑫 王" w:date="2026-09-14T20:11:00Z" w16du:dateUtc="2026-09-14T12:11:00Z"/>
          <w:rFonts w:hint="eastAsia"/>
        </w:rPr>
      </w:pPr>
      <w:ins w:id="416" w:author="嘉鑫 王" w:date="2026-09-14T20:11:00Z" w16du:dateUtc="2026-09-14T12:11:00Z">
        <w:r w:rsidRPr="00CF39A6">
          <w:t>支持内容应优先围绕日记记录的核心信息展开，包括记录时间、心情、标题、正文、图片、标签等。可适度借鉴吾记在日期、天气、位置、模板等方面的结构化记录能力，帮助用户更完整地还原当日场景。但不宜一次性加入过多字体、背景、贴纸等装饰功能，避免增加操作负担，影响记录效率。</w:t>
        </w:r>
      </w:ins>
    </w:p>
    <w:p w14:paraId="08D434CE" w14:textId="4A33CA68" w:rsidR="003F6B58" w:rsidRPr="003F6B58" w:rsidRDefault="003F6B58" w:rsidP="003F6B58">
      <w:pPr>
        <w:outlineLvl w:val="1"/>
        <w:rPr>
          <w:ins w:id="417" w:author="嘉鑫 王" w:date="2026-09-14T20:11:00Z" w16du:dateUtc="2026-09-14T12:11:00Z"/>
          <w:b/>
          <w:bCs/>
          <w:rPrChange w:id="418" w:author="嘉鑫 王" w:date="2026-09-14T20:12:00Z" w16du:dateUtc="2026-09-14T12:12:00Z">
            <w:rPr>
              <w:ins w:id="419" w:author="嘉鑫 王" w:date="2026-09-14T20:11:00Z" w16du:dateUtc="2026-09-14T12:11:00Z"/>
            </w:rPr>
          </w:rPrChange>
        </w:rPr>
        <w:pPrChange w:id="420" w:author="嘉鑫 王" w:date="2026-09-14T20:12:00Z" w16du:dateUtc="2026-09-14T12:12:00Z">
          <w:pPr/>
        </w:pPrChange>
      </w:pPr>
      <w:bookmarkStart w:id="421" w:name="_Toc240309217"/>
      <w:ins w:id="422" w:author="嘉鑫 王" w:date="2026-09-14T20:11:00Z" w16du:dateUtc="2026-09-14T12:11:00Z">
        <w:r w:rsidRPr="003F6B58">
          <w:rPr>
            <w:rFonts w:hint="eastAsia"/>
            <w:b/>
            <w:bCs/>
            <w:rPrChange w:id="423" w:author="嘉鑫 王" w:date="2026-09-14T20:12:00Z" w16du:dateUtc="2026-09-14T12:12:00Z">
              <w:rPr>
                <w:rFonts w:hint="eastAsia"/>
              </w:rPr>
            </w:rPrChange>
          </w:rPr>
          <w:t>4.4 详情展示</w:t>
        </w:r>
        <w:bookmarkEnd w:id="421"/>
      </w:ins>
    </w:p>
    <w:p w14:paraId="2ECC182E" w14:textId="27E64F13" w:rsidR="003F6B58" w:rsidRPr="00CF39A6" w:rsidRDefault="003F6B58" w:rsidP="00CF39A6">
      <w:pPr>
        <w:rPr>
          <w:ins w:id="424" w:author="嘉鑫 王" w:date="2026-09-14T20:03:00Z"/>
          <w:rFonts w:hint="eastAsia"/>
        </w:rPr>
      </w:pPr>
      <w:ins w:id="425" w:author="嘉鑫 王" w:date="2026-09-14T20:11:00Z" w16du:dateUtc="2026-09-14T12:11:00Z">
        <w:r w:rsidRPr="00CF39A6">
          <w:t>详情页应承担“回顾”和“再加工”的作用。除展示原始日记内容外，还可以呈现心情、记录时间、图片、标签等辅助信息，帮助用户更完整地回忆当时情境。同时，详情页应提供编辑、删除、保存图片、复制内容等基础操作，方便用户对已记录内容进行管理和二次整理。</w:t>
        </w:r>
      </w:ins>
    </w:p>
    <w:p w14:paraId="10CA48CF" w14:textId="49664039" w:rsidR="00415F6C" w:rsidRPr="00CF39A6" w:rsidRDefault="00415F6C" w:rsidP="00CF39A6">
      <w:pPr>
        <w:rPr>
          <w:rFonts w:hint="eastAsia"/>
        </w:rPr>
      </w:pPr>
    </w:p>
    <w:sectPr w:rsidR="00415F6C" w:rsidRPr="00CF39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EF92" w14:textId="77777777" w:rsidR="00132920" w:rsidRDefault="00132920" w:rsidP="00BE03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8170C0" w14:textId="77777777" w:rsidR="00132920" w:rsidRDefault="00132920" w:rsidP="00BE03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E24BD" w14:textId="77777777" w:rsidR="00132920" w:rsidRDefault="00132920" w:rsidP="00BE03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48A09D" w14:textId="77777777" w:rsidR="00132920" w:rsidRDefault="00132920" w:rsidP="00BE03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鑫 王">
    <w15:presenceInfo w15:providerId="Windows Live" w15:userId="c855bb1197206f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99"/>
    <w:rsid w:val="00053044"/>
    <w:rsid w:val="001106A2"/>
    <w:rsid w:val="00132920"/>
    <w:rsid w:val="002C3C60"/>
    <w:rsid w:val="003B3A16"/>
    <w:rsid w:val="003F5341"/>
    <w:rsid w:val="003F6B58"/>
    <w:rsid w:val="00415F6C"/>
    <w:rsid w:val="00521784"/>
    <w:rsid w:val="005554FA"/>
    <w:rsid w:val="006D3153"/>
    <w:rsid w:val="00771B0B"/>
    <w:rsid w:val="008079F0"/>
    <w:rsid w:val="008D78B4"/>
    <w:rsid w:val="00925453"/>
    <w:rsid w:val="00983785"/>
    <w:rsid w:val="009D7CAD"/>
    <w:rsid w:val="00B633F3"/>
    <w:rsid w:val="00BB1A09"/>
    <w:rsid w:val="00BE03D4"/>
    <w:rsid w:val="00C03504"/>
    <w:rsid w:val="00C13806"/>
    <w:rsid w:val="00CA5399"/>
    <w:rsid w:val="00CF39A6"/>
    <w:rsid w:val="00D17590"/>
    <w:rsid w:val="00D3464F"/>
    <w:rsid w:val="00FF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CAFD9"/>
  <w15:chartTrackingRefBased/>
  <w15:docId w15:val="{3E3D8B7D-B218-4697-BE5E-C45C5D9D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78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5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3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3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3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3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3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3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3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53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5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5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3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3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53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3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3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3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53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3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3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3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53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03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03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03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03D4"/>
    <w:rPr>
      <w:sz w:val="18"/>
      <w:szCs w:val="18"/>
    </w:rPr>
  </w:style>
  <w:style w:type="paragraph" w:styleId="af2">
    <w:name w:val="Revision"/>
    <w:hidden/>
    <w:uiPriority w:val="99"/>
    <w:semiHidden/>
    <w:rsid w:val="006D3153"/>
    <w:pPr>
      <w:spacing w:after="0" w:line="240" w:lineRule="auto"/>
    </w:pPr>
  </w:style>
  <w:style w:type="character" w:styleId="af3">
    <w:name w:val="annotation reference"/>
    <w:basedOn w:val="a0"/>
    <w:uiPriority w:val="99"/>
    <w:semiHidden/>
    <w:unhideWhenUsed/>
    <w:rsid w:val="006D3153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6D3153"/>
  </w:style>
  <w:style w:type="character" w:customStyle="1" w:styleId="af5">
    <w:name w:val="批注文字 字符"/>
    <w:basedOn w:val="a0"/>
    <w:link w:val="af4"/>
    <w:uiPriority w:val="99"/>
    <w:semiHidden/>
    <w:rsid w:val="006D3153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6D3153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6D3153"/>
    <w:rPr>
      <w:b/>
      <w:bCs/>
    </w:rPr>
  </w:style>
  <w:style w:type="table" w:styleId="af8">
    <w:name w:val="Table Grid"/>
    <w:basedOn w:val="a1"/>
    <w:uiPriority w:val="39"/>
    <w:rsid w:val="009D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C3C60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2C3C60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2C3C60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2C3C60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9">
    <w:name w:val="Hyperlink"/>
    <w:basedOn w:val="a0"/>
    <w:uiPriority w:val="99"/>
    <w:unhideWhenUsed/>
    <w:rsid w:val="003F6B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microsoft.com/office/2011/relationships/people" Target="peop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6500D-B12E-465E-A54B-6AA58AC73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11</Pages>
  <Words>2025</Words>
  <Characters>3850</Characters>
  <Application>Microsoft Office Word</Application>
  <DocSecurity>0</DocSecurity>
  <Lines>128</Lines>
  <Paragraphs>117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嘉鑫 王</dc:creator>
  <cp:keywords/>
  <dc:description/>
  <cp:lastModifiedBy>嘉鑫 王</cp:lastModifiedBy>
  <cp:revision>20</cp:revision>
  <dcterms:created xsi:type="dcterms:W3CDTF">2026-09-14T06:27:00Z</dcterms:created>
  <dcterms:modified xsi:type="dcterms:W3CDTF">2026-09-14T12:13:00Z</dcterms:modified>
</cp:coreProperties>
</file>